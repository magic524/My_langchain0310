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72B59B" w14:textId="77777777" w:rsidR="00000000" w:rsidRDefault="00BC7F74">
      <w:pPr>
        <w:adjustRightInd w:val="0"/>
        <w:snapToGrid w:val="0"/>
        <w:spacing w:line="240" w:lineRule="atLeast"/>
        <w:ind w:firstLineChars="800" w:firstLine="2891"/>
        <w:rPr>
          <w:rFonts w:ascii="宋体" w:hAnsi="宋体" w:hint="eastAsia"/>
          <w:b/>
          <w:sz w:val="36"/>
          <w:szCs w:val="36"/>
        </w:rPr>
      </w:pPr>
      <w:bookmarkStart w:id="0" w:name="_GoBack"/>
      <w:bookmarkEnd w:id="0"/>
      <w:commentRangeStart w:id="1"/>
      <w:r>
        <w:rPr>
          <w:rFonts w:ascii="宋体" w:hAnsi="宋体" w:hint="eastAsia"/>
          <w:b/>
          <w:sz w:val="36"/>
          <w:szCs w:val="36"/>
        </w:rPr>
        <w:t>保密协议</w:t>
      </w:r>
      <w:commentRangeEnd w:id="1"/>
      <w:r>
        <w:commentReference w:id="1"/>
      </w:r>
    </w:p>
    <w:p w14:paraId="7DADDEE3" w14:textId="77777777" w:rsidR="00000000" w:rsidRDefault="00BC7F74">
      <w:pPr>
        <w:adjustRightInd w:val="0"/>
        <w:snapToGrid w:val="0"/>
        <w:spacing w:line="240" w:lineRule="atLeast"/>
        <w:rPr>
          <w:rFonts w:ascii="宋体" w:hAnsi="宋体" w:hint="eastAsia"/>
          <w:b/>
          <w:sz w:val="22"/>
          <w:szCs w:val="22"/>
        </w:rPr>
      </w:pPr>
    </w:p>
    <w:p w14:paraId="124C93AB" w14:textId="77777777" w:rsidR="00000000" w:rsidRDefault="00BC7F74">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EC9BB80" w14:textId="77777777" w:rsidR="00000000" w:rsidRDefault="00BC7F74">
      <w:pPr>
        <w:adjustRightInd w:val="0"/>
        <w:snapToGrid w:val="0"/>
        <w:spacing w:line="240" w:lineRule="atLeast"/>
        <w:rPr>
          <w:rFonts w:ascii="宋体" w:hAnsi="宋体" w:hint="eastAsia"/>
          <w:b/>
          <w:sz w:val="22"/>
          <w:szCs w:val="22"/>
        </w:rPr>
      </w:pPr>
    </w:p>
    <w:p w14:paraId="3C2ACFB4" w14:textId="77777777" w:rsidR="00000000" w:rsidRDefault="00BC7F74">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516EFAB1" w14:textId="77777777" w:rsidR="00000000" w:rsidRDefault="00BC7F74">
      <w:pPr>
        <w:adjustRightInd w:val="0"/>
        <w:snapToGrid w:val="0"/>
        <w:spacing w:line="240" w:lineRule="atLeast"/>
        <w:rPr>
          <w:rFonts w:ascii="宋体" w:hAnsi="宋体" w:hint="eastAsia"/>
          <w:b/>
          <w:sz w:val="22"/>
          <w:szCs w:val="22"/>
        </w:rPr>
      </w:pPr>
    </w:p>
    <w:p w14:paraId="29942B06" w14:textId="77777777" w:rsidR="00000000" w:rsidRDefault="00BC7F74">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上海艾铭思汽车控制系统有限公司</w:t>
      </w:r>
      <w:bookmarkEnd w:id="2"/>
      <w:r>
        <w:rPr>
          <w:rFonts w:ascii="宋体" w:hAnsi="宋体" w:hint="eastAsia"/>
          <w:b/>
          <w:sz w:val="22"/>
          <w:szCs w:val="22"/>
          <w:u w:val="single"/>
        </w:rPr>
        <w:t>（以下简称乙方）</w:t>
      </w:r>
    </w:p>
    <w:p w14:paraId="34434D09" w14:textId="77777777" w:rsidR="00000000" w:rsidRDefault="00BC7F74">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14:paraId="14EF3388" w14:textId="77777777" w:rsidR="00000000" w:rsidRDefault="00BC7F74">
      <w:pPr>
        <w:adjustRightInd w:val="0"/>
        <w:snapToGrid w:val="0"/>
        <w:spacing w:line="240" w:lineRule="atLeast"/>
        <w:ind w:left="416" w:hanging="416"/>
        <w:rPr>
          <w:rFonts w:ascii="宋体" w:hAnsi="宋体" w:hint="eastAsia"/>
          <w:sz w:val="22"/>
          <w:szCs w:val="22"/>
        </w:rPr>
      </w:pPr>
    </w:p>
    <w:p w14:paraId="3798930B" w14:textId="77777777" w:rsidR="00000000" w:rsidRDefault="00BC7F74">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星空遮阳帘灯带控制、直驱电机控制</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734DCE08" w14:textId="77777777" w:rsidR="00000000" w:rsidRDefault="00BC7F74">
      <w:pPr>
        <w:adjustRightInd w:val="0"/>
        <w:snapToGrid w:val="0"/>
        <w:spacing w:line="240" w:lineRule="atLeast"/>
        <w:ind w:left="416" w:hanging="416"/>
        <w:rPr>
          <w:rFonts w:ascii="宋体" w:hAnsi="宋体" w:hint="eastAsia"/>
          <w:sz w:val="22"/>
          <w:szCs w:val="22"/>
        </w:rPr>
      </w:pPr>
    </w:p>
    <w:p w14:paraId="0AE5FC39" w14:textId="77777777" w:rsidR="00000000" w:rsidRDefault="00BC7F74">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409DF2A" w14:textId="77777777" w:rsidR="00000000" w:rsidRDefault="00BC7F74">
      <w:pPr>
        <w:adjustRightInd w:val="0"/>
        <w:snapToGrid w:val="0"/>
        <w:spacing w:line="240" w:lineRule="atLeast"/>
        <w:ind w:left="416" w:hanging="416"/>
        <w:rPr>
          <w:rFonts w:ascii="宋体" w:hAnsi="宋体" w:hint="eastAsia"/>
          <w:sz w:val="22"/>
          <w:szCs w:val="22"/>
        </w:rPr>
      </w:pPr>
    </w:p>
    <w:p w14:paraId="79C31A88" w14:textId="77777777" w:rsidR="00000000" w:rsidRDefault="00BC7F74">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4CDDD029" w14:textId="77777777" w:rsidR="00000000" w:rsidRDefault="00BC7F74">
      <w:pPr>
        <w:pStyle w:val="a5"/>
        <w:adjustRightInd w:val="0"/>
        <w:snapToGrid w:val="0"/>
        <w:spacing w:line="240" w:lineRule="atLeast"/>
        <w:jc w:val="both"/>
        <w:rPr>
          <w:rFonts w:ascii="宋体" w:eastAsia="宋体" w:hAnsi="宋体" w:hint="eastAsia"/>
          <w:b/>
          <w:sz w:val="22"/>
          <w:szCs w:val="22"/>
        </w:rPr>
      </w:pPr>
    </w:p>
    <w:p w14:paraId="74879F5D" w14:textId="77777777" w:rsidR="00000000" w:rsidRDefault="00BC7F74">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14:paraId="11F9B743" w14:textId="77777777" w:rsidR="00000000" w:rsidRDefault="00BC7F74">
      <w:pPr>
        <w:pStyle w:val="a5"/>
        <w:adjustRightInd w:val="0"/>
        <w:snapToGrid w:val="0"/>
        <w:spacing w:line="240" w:lineRule="atLeast"/>
        <w:rPr>
          <w:rFonts w:ascii="宋体" w:eastAsia="宋体" w:hAnsi="宋体" w:hint="eastAsia"/>
          <w:b/>
          <w:sz w:val="22"/>
          <w:szCs w:val="22"/>
        </w:rPr>
      </w:pPr>
    </w:p>
    <w:p w14:paraId="33F83E36" w14:textId="77777777" w:rsidR="00000000" w:rsidRDefault="00BC7F74">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55777249" w14:textId="77777777" w:rsidR="00000000" w:rsidRDefault="00BC7F74">
      <w:pPr>
        <w:adjustRightInd w:val="0"/>
        <w:snapToGrid w:val="0"/>
        <w:spacing w:line="240" w:lineRule="atLeast"/>
        <w:ind w:left="416" w:hanging="416"/>
        <w:rPr>
          <w:rFonts w:ascii="宋体" w:hAnsi="宋体" w:hint="eastAsia"/>
          <w:sz w:val="22"/>
          <w:szCs w:val="22"/>
        </w:rPr>
      </w:pPr>
    </w:p>
    <w:p w14:paraId="62683E19" w14:textId="77777777" w:rsidR="00000000" w:rsidRDefault="00BC7F74">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w:t>
      </w:r>
      <w:r>
        <w:rPr>
          <w:rFonts w:ascii="宋体" w:hAnsi="宋体" w:hint="eastAsia"/>
          <w:sz w:val="22"/>
          <w:szCs w:val="22"/>
        </w:rPr>
        <w:t>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14:paraId="54232E48" w14:textId="77777777" w:rsidR="00000000" w:rsidRDefault="00BC7F74">
      <w:pPr>
        <w:adjustRightInd w:val="0"/>
        <w:snapToGrid w:val="0"/>
        <w:spacing w:line="240" w:lineRule="atLeast"/>
        <w:rPr>
          <w:rFonts w:ascii="宋体" w:hAnsi="宋体" w:hint="eastAsia"/>
          <w:sz w:val="22"/>
          <w:szCs w:val="22"/>
        </w:rPr>
      </w:pPr>
    </w:p>
    <w:p w14:paraId="64B35AE4" w14:textId="77777777" w:rsidR="00000000" w:rsidRDefault="00BC7F74">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4FB2DBC2" w14:textId="77777777" w:rsidR="00000000" w:rsidRDefault="00BC7F74">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1BA56FC7" w14:textId="77777777" w:rsidR="00000000" w:rsidRDefault="00BC7F74">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4BDF804" w14:textId="77777777" w:rsidR="00000000" w:rsidRDefault="00BC7F74">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14:paraId="76E0794E" w14:textId="77777777" w:rsidR="00000000" w:rsidRDefault="00BC7F74">
      <w:pPr>
        <w:tabs>
          <w:tab w:val="left" w:pos="540"/>
        </w:tabs>
        <w:adjustRightInd w:val="0"/>
        <w:snapToGrid w:val="0"/>
        <w:spacing w:line="240" w:lineRule="atLeast"/>
        <w:ind w:left="420" w:hanging="420"/>
        <w:rPr>
          <w:rFonts w:ascii="宋体" w:hAnsi="宋体" w:hint="eastAsia"/>
          <w:sz w:val="22"/>
          <w:szCs w:val="22"/>
        </w:rPr>
      </w:pPr>
    </w:p>
    <w:p w14:paraId="1C9AACF5" w14:textId="77777777" w:rsidR="00000000" w:rsidRDefault="00BC7F74">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w:t>
      </w:r>
      <w:r>
        <w:rPr>
          <w:rFonts w:ascii="宋体" w:hAnsi="宋体" w:hint="eastAsia"/>
          <w:sz w:val="22"/>
          <w:szCs w:val="22"/>
        </w:rPr>
        <w:t>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3" w:author="曾梅梅" w:date="2026-02-05T16:28:00Z">
        <w:r>
          <w:rPr>
            <w:rFonts w:ascii="宋体" w:hAnsi="宋体" w:hint="eastAsia"/>
            <w:bCs/>
            <w:sz w:val="22"/>
            <w:szCs w:val="22"/>
          </w:rPr>
          <w:t>但因法律法规、司法机关或行政机关的强制性要求而必须披露的除外，乙方应在披露前尽可能提前合理时间通知甲方，并协助甲方采取必要的保密措施。</w:t>
        </w:r>
      </w:ins>
    </w:p>
    <w:p w14:paraId="74EA0426" w14:textId="77777777" w:rsidR="00000000" w:rsidRDefault="00BC7F74">
      <w:pPr>
        <w:tabs>
          <w:tab w:val="left" w:pos="540"/>
        </w:tabs>
        <w:adjustRightInd w:val="0"/>
        <w:snapToGrid w:val="0"/>
        <w:spacing w:line="240" w:lineRule="atLeast"/>
        <w:ind w:left="420" w:hanging="420"/>
        <w:rPr>
          <w:rFonts w:ascii="宋体" w:hAnsi="宋体" w:hint="eastAsia"/>
          <w:sz w:val="22"/>
          <w:szCs w:val="22"/>
        </w:rPr>
      </w:pPr>
    </w:p>
    <w:p w14:paraId="50AE1B24" w14:textId="77777777" w:rsidR="00000000" w:rsidRDefault="00BC7F74">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42541F4D" w14:textId="77777777" w:rsidR="00000000" w:rsidRDefault="00BC7F74">
      <w:pPr>
        <w:tabs>
          <w:tab w:val="left" w:pos="540"/>
        </w:tabs>
        <w:adjustRightInd w:val="0"/>
        <w:snapToGrid w:val="0"/>
        <w:spacing w:line="240" w:lineRule="atLeast"/>
        <w:ind w:leftChars="147" w:left="419" w:hangingChars="50" w:hanging="110"/>
        <w:rPr>
          <w:rFonts w:ascii="宋体" w:hAnsi="宋体" w:hint="eastAsia"/>
          <w:sz w:val="22"/>
          <w:szCs w:val="22"/>
        </w:rPr>
      </w:pPr>
    </w:p>
    <w:p w14:paraId="3041A40A" w14:textId="77777777" w:rsidR="00000000" w:rsidRDefault="00BC7F74">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w:t>
      </w:r>
      <w:r>
        <w:rPr>
          <w:rFonts w:ascii="宋体" w:hAnsi="宋体" w:hint="eastAsia"/>
          <w:sz w:val="22"/>
          <w:szCs w:val="22"/>
        </w:rPr>
        <w:t>担赔偿甲方损失的连带责任。甲方有权立即终止与乙方的一切商务活动。</w:t>
      </w:r>
    </w:p>
    <w:p w14:paraId="613EF005" w14:textId="77777777" w:rsidR="00000000" w:rsidRDefault="00BC7F74">
      <w:pPr>
        <w:tabs>
          <w:tab w:val="left" w:pos="540"/>
        </w:tabs>
        <w:adjustRightInd w:val="0"/>
        <w:snapToGrid w:val="0"/>
        <w:spacing w:line="240" w:lineRule="atLeast"/>
        <w:jc w:val="left"/>
        <w:rPr>
          <w:rFonts w:ascii="宋体" w:hAnsi="宋体" w:hint="eastAsia"/>
          <w:sz w:val="22"/>
          <w:szCs w:val="22"/>
        </w:rPr>
      </w:pPr>
    </w:p>
    <w:p w14:paraId="468AC83B" w14:textId="77777777" w:rsidR="00000000" w:rsidRDefault="00BC7F74">
      <w:pPr>
        <w:adjustRightInd w:val="0"/>
        <w:snapToGrid w:val="0"/>
        <w:spacing w:line="240" w:lineRule="atLeast"/>
        <w:ind w:firstLineChars="100" w:firstLine="220"/>
        <w:rPr>
          <w:rFonts w:ascii="宋体" w:hAnsi="宋体" w:hint="eastAsia"/>
          <w:sz w:val="22"/>
          <w:szCs w:val="22"/>
        </w:rPr>
      </w:pPr>
    </w:p>
    <w:p w14:paraId="55306629" w14:textId="77777777" w:rsidR="00000000" w:rsidRDefault="00BC7F74">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3CCC0DDC" w14:textId="77777777" w:rsidR="00000000" w:rsidRDefault="00BC7F74">
      <w:pPr>
        <w:adjustRightInd w:val="0"/>
        <w:snapToGrid w:val="0"/>
        <w:spacing w:line="240" w:lineRule="atLeast"/>
        <w:ind w:firstLineChars="100" w:firstLine="220"/>
        <w:rPr>
          <w:rFonts w:ascii="宋体" w:hAnsi="宋体" w:hint="eastAsia"/>
          <w:sz w:val="22"/>
          <w:szCs w:val="22"/>
        </w:rPr>
      </w:pPr>
    </w:p>
    <w:p w14:paraId="7B3C7807" w14:textId="77777777" w:rsidR="00000000" w:rsidRDefault="00BC7F74">
      <w:pPr>
        <w:adjustRightInd w:val="0"/>
        <w:snapToGrid w:val="0"/>
        <w:spacing w:line="240" w:lineRule="atLeast"/>
        <w:rPr>
          <w:rFonts w:ascii="宋体" w:hAnsi="宋体" w:hint="eastAsia"/>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59D58CD8" w14:textId="77777777" w:rsidR="00000000" w:rsidRDefault="00BC7F74">
      <w:pPr>
        <w:adjustRightInd w:val="0"/>
        <w:snapToGrid w:val="0"/>
        <w:spacing w:line="240" w:lineRule="atLeast"/>
        <w:rPr>
          <w:rFonts w:ascii="宋体" w:hAnsi="宋体" w:hint="eastAsia"/>
          <w:sz w:val="22"/>
          <w:szCs w:val="22"/>
        </w:rPr>
      </w:pPr>
    </w:p>
    <w:p w14:paraId="70890E50" w14:textId="77777777" w:rsidR="00000000" w:rsidRDefault="00BC7F74">
      <w:pPr>
        <w:adjustRightInd w:val="0"/>
        <w:snapToGrid w:val="0"/>
        <w:spacing w:line="240" w:lineRule="atLeast"/>
        <w:rPr>
          <w:rFonts w:ascii="宋体" w:hAnsi="宋体" w:hint="eastAsia"/>
          <w:sz w:val="22"/>
          <w:szCs w:val="22"/>
        </w:rPr>
      </w:pPr>
      <w:r>
        <w:rPr>
          <w:rFonts w:ascii="宋体" w:hAnsi="宋体" w:hint="eastAsia"/>
          <w:sz w:val="22"/>
          <w:szCs w:val="22"/>
        </w:rPr>
        <w:t>3.6</w:t>
      </w:r>
      <w:ins w:id="4" w:author="曾梅梅" w:date="2026-02-05T16:31:00Z">
        <w:r>
          <w:rPr>
            <w:rFonts w:ascii="宋体" w:hAnsi="宋体" w:hint="eastAsia"/>
            <w:sz w:val="22"/>
            <w:szCs w:val="22"/>
          </w:rPr>
          <w:t>乙方</w:t>
        </w:r>
      </w:ins>
      <w:del w:id="5" w:author="曾梅梅" w:date="2026-02-05T16:31:00Z">
        <w:r>
          <w:rPr>
            <w:rFonts w:ascii="宋体" w:hAnsi="宋体" w:hint="eastAsia"/>
            <w:sz w:val="22"/>
            <w:szCs w:val="22"/>
          </w:rPr>
          <w:delText>甲方</w:delText>
        </w:r>
      </w:del>
      <w:r>
        <w:rPr>
          <w:rFonts w:ascii="宋体" w:hAnsi="宋体" w:hint="eastAsia"/>
          <w:sz w:val="22"/>
          <w:szCs w:val="22"/>
        </w:rPr>
        <w:t>将</w:t>
      </w:r>
      <w:del w:id="6" w:author="曾梅梅" w:date="2026-02-05T16:32:00Z">
        <w:r>
          <w:rPr>
            <w:rFonts w:ascii="宋体" w:hAnsi="宋体" w:hint="eastAsia"/>
            <w:sz w:val="22"/>
            <w:szCs w:val="22"/>
          </w:rPr>
          <w:delText>乙</w:delText>
        </w:r>
      </w:del>
      <w:r>
        <w:rPr>
          <w:rFonts w:ascii="宋体" w:hAnsi="宋体" w:hint="eastAsia"/>
          <w:sz w:val="22"/>
          <w:szCs w:val="22"/>
        </w:rPr>
        <w:t>甲方获得的零部件价格资料、零部件结构图纸、技术规格、实验方法等信息当作机密对待，不向</w:t>
      </w:r>
      <w:r>
        <w:rPr>
          <w:rFonts w:ascii="宋体" w:hAnsi="宋体" w:hint="eastAsia"/>
          <w:sz w:val="22"/>
          <w:szCs w:val="22"/>
        </w:rPr>
        <w:t>除</w:t>
      </w:r>
      <w:ins w:id="7" w:author="曾梅梅" w:date="2026-02-05T16:32:00Z">
        <w:r>
          <w:rPr>
            <w:rFonts w:ascii="宋体" w:hAnsi="宋体" w:hint="eastAsia"/>
            <w:sz w:val="22"/>
            <w:szCs w:val="22"/>
          </w:rPr>
          <w:t>乙方</w:t>
        </w:r>
      </w:ins>
      <w:del w:id="8" w:author="曾梅梅" w:date="2026-02-05T16:32:00Z">
        <w:r>
          <w:rPr>
            <w:rFonts w:ascii="宋体" w:hAnsi="宋体" w:hint="eastAsia"/>
            <w:sz w:val="22"/>
            <w:szCs w:val="22"/>
          </w:rPr>
          <w:delText>甲方</w:delText>
        </w:r>
      </w:del>
      <w:r>
        <w:rPr>
          <w:rFonts w:ascii="宋体" w:hAnsi="宋体" w:hint="eastAsia"/>
          <w:sz w:val="22"/>
          <w:szCs w:val="22"/>
        </w:rPr>
        <w:t>职工以外的其他任何人出示，并不使其发生灭失、丢失等事故。</w:t>
      </w:r>
    </w:p>
    <w:p w14:paraId="54F6F6B7" w14:textId="77777777" w:rsidR="00000000" w:rsidRDefault="00BC7F74">
      <w:pPr>
        <w:adjustRightInd w:val="0"/>
        <w:snapToGrid w:val="0"/>
        <w:spacing w:line="240" w:lineRule="atLeast"/>
        <w:ind w:left="540" w:hanging="540"/>
        <w:rPr>
          <w:rFonts w:ascii="宋体" w:hAnsi="宋体" w:hint="eastAsia"/>
          <w:sz w:val="22"/>
          <w:szCs w:val="22"/>
        </w:rPr>
      </w:pPr>
    </w:p>
    <w:p w14:paraId="2163BACD" w14:textId="77777777" w:rsidR="00000000" w:rsidRDefault="00BC7F74">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0A0208AB" w14:textId="77777777" w:rsidR="00000000" w:rsidRDefault="00BC7F74">
      <w:pPr>
        <w:adjustRightInd w:val="0"/>
        <w:snapToGrid w:val="0"/>
        <w:spacing w:line="240" w:lineRule="atLeast"/>
        <w:ind w:leftChars="50" w:left="562" w:hangingChars="207" w:hanging="457"/>
        <w:rPr>
          <w:rFonts w:ascii="宋体" w:hAnsi="宋体" w:hint="eastAsia"/>
          <w:b/>
          <w:bCs/>
          <w:sz w:val="22"/>
          <w:szCs w:val="22"/>
        </w:rPr>
      </w:pPr>
    </w:p>
    <w:p w14:paraId="0B133276" w14:textId="77777777" w:rsidR="00000000" w:rsidRDefault="00BC7F74">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14:paraId="7A837E07" w14:textId="77777777" w:rsidR="00000000" w:rsidRDefault="00BC7F74">
      <w:pPr>
        <w:pStyle w:val="a6"/>
        <w:adjustRightInd w:val="0"/>
        <w:snapToGrid w:val="0"/>
        <w:spacing w:line="240" w:lineRule="atLeast"/>
        <w:ind w:firstLineChars="200" w:firstLine="440"/>
        <w:jc w:val="left"/>
        <w:rPr>
          <w:rFonts w:hAnsi="宋体"/>
          <w:sz w:val="22"/>
          <w:szCs w:val="22"/>
        </w:rPr>
      </w:pPr>
    </w:p>
    <w:p w14:paraId="2186D658" w14:textId="77777777" w:rsidR="00000000" w:rsidRDefault="00BC7F74">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14:paraId="4CD9B4ED" w14:textId="77777777" w:rsidR="00000000" w:rsidRDefault="00BC7F74">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w:t>
      </w:r>
      <w:del w:id="9" w:author="曾梅梅" w:date="2026-02-05T16:36:00Z">
        <w:r>
          <w:rPr>
            <w:rFonts w:hAnsi="宋体"/>
            <w:sz w:val="22"/>
            <w:szCs w:val="22"/>
          </w:rPr>
          <w:delText>和间接的</w:delText>
        </w:r>
      </w:del>
      <w:r>
        <w:rPr>
          <w:rFonts w:hAnsi="宋体"/>
          <w:sz w:val="22"/>
          <w:szCs w:val="22"/>
        </w:rPr>
        <w:t>经济损失</w:t>
      </w:r>
      <w:del w:id="10" w:author="曾梅梅" w:date="2026-02-05T16:36:00Z">
        <w:r>
          <w:rPr>
            <w:rFonts w:hAnsi="宋体"/>
            <w:sz w:val="22"/>
            <w:szCs w:val="22"/>
          </w:rPr>
          <w:delText>，包括但不限于甲方及甲方的客户投入的人力、物力、财力等</w:delText>
        </w:r>
      </w:del>
      <w:r>
        <w:rPr>
          <w:rFonts w:hAnsi="宋体"/>
          <w:sz w:val="22"/>
          <w:szCs w:val="22"/>
        </w:rPr>
        <w:t>。</w:t>
      </w:r>
    </w:p>
    <w:p w14:paraId="56FEC276" w14:textId="77777777" w:rsidR="00000000" w:rsidRDefault="00BC7F74">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w:t>
      </w:r>
      <w:r>
        <w:rPr>
          <w:rFonts w:ascii="宋体" w:hAnsi="宋体" w:hint="eastAsia"/>
          <w:sz w:val="22"/>
          <w:szCs w:val="22"/>
        </w:rPr>
        <w:t>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14:paraId="067704F5" w14:textId="77777777" w:rsidR="00000000" w:rsidRDefault="00BC7F74">
      <w:pPr>
        <w:adjustRightInd w:val="0"/>
        <w:snapToGrid w:val="0"/>
        <w:spacing w:line="240" w:lineRule="atLeast"/>
        <w:ind w:firstLineChars="196" w:firstLine="431"/>
        <w:rPr>
          <w:rFonts w:ascii="宋体" w:hAnsi="宋体" w:hint="eastAsia"/>
          <w:sz w:val="22"/>
          <w:szCs w:val="22"/>
        </w:rPr>
      </w:pPr>
    </w:p>
    <w:p w14:paraId="1F05E78C" w14:textId="77777777" w:rsidR="00000000" w:rsidRDefault="00BC7F74">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4090B6B5" w14:textId="77777777" w:rsidR="00000000" w:rsidRDefault="00BC7F74">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0ABE1739" w14:textId="77777777" w:rsidR="00000000" w:rsidRDefault="00BC7F74">
      <w:pPr>
        <w:adjustRightInd w:val="0"/>
        <w:snapToGrid w:val="0"/>
        <w:spacing w:line="240" w:lineRule="atLeast"/>
        <w:ind w:firstLineChars="250" w:firstLine="550"/>
        <w:rPr>
          <w:rFonts w:ascii="宋体" w:hAnsi="宋体" w:hint="eastAsia"/>
          <w:sz w:val="22"/>
          <w:szCs w:val="22"/>
        </w:rPr>
      </w:pPr>
    </w:p>
    <w:p w14:paraId="398D948A" w14:textId="77777777" w:rsidR="00000000" w:rsidRDefault="00BC7F74">
      <w:pPr>
        <w:adjustRightInd w:val="0"/>
        <w:snapToGrid w:val="0"/>
        <w:spacing w:line="240" w:lineRule="atLeast"/>
        <w:ind w:firstLineChars="250" w:firstLine="550"/>
        <w:rPr>
          <w:rFonts w:ascii="宋体" w:hAnsi="宋体" w:hint="eastAsia"/>
          <w:sz w:val="22"/>
          <w:szCs w:val="22"/>
        </w:rPr>
      </w:pPr>
    </w:p>
    <w:p w14:paraId="078839C5" w14:textId="77777777" w:rsidR="00000000" w:rsidRDefault="00BC7F74">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上海艾铭思汽车控制系统有限公司</w:t>
      </w:r>
    </w:p>
    <w:p w14:paraId="101CE08F" w14:textId="77777777" w:rsidR="00000000" w:rsidRDefault="00BC7F74">
      <w:pPr>
        <w:adjustRightInd w:val="0"/>
        <w:snapToGrid w:val="0"/>
        <w:spacing w:line="240" w:lineRule="atLeast"/>
        <w:rPr>
          <w:rFonts w:ascii="宋体" w:hAnsi="宋体" w:hint="eastAsia"/>
          <w:b/>
          <w:sz w:val="22"/>
          <w:szCs w:val="22"/>
          <w:lang w:val="en-AU"/>
        </w:rPr>
      </w:pPr>
    </w:p>
    <w:p w14:paraId="3EDF84F2" w14:textId="77777777" w:rsidR="00000000" w:rsidRDefault="00BC7F74">
      <w:pPr>
        <w:adjustRightInd w:val="0"/>
        <w:snapToGrid w:val="0"/>
        <w:spacing w:line="240" w:lineRule="atLeast"/>
        <w:rPr>
          <w:rFonts w:ascii="宋体" w:hAnsi="宋体" w:hint="eastAsia"/>
          <w:b/>
          <w:sz w:val="22"/>
          <w:szCs w:val="22"/>
          <w:lang w:val="en-AU"/>
        </w:rPr>
      </w:pPr>
    </w:p>
    <w:p w14:paraId="1FFC1E32" w14:textId="77777777" w:rsidR="00000000" w:rsidRDefault="00BC7F74">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 xml:space="preserve">     </w:t>
      </w:r>
    </w:p>
    <w:sectPr w:rsidR="00000000">
      <w:footerReference w:type="default" r:id="rId8"/>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曾梅梅" w:date="2026-02-05T16:18:00Z" w:initials="">
    <w:p w14:paraId="261F1552" w14:textId="77777777" w:rsidR="00000000" w:rsidRDefault="00BC7F74">
      <w:pPr>
        <w:pStyle w:val="a3"/>
      </w:pPr>
      <w:r>
        <w:rPr>
          <w:rFonts w:hint="eastAsia"/>
        </w:rPr>
        <w:t>请艾铭思注意，该保密协议为单方的保密协议。若艾铭思也会向对方披露保密信息，需要将协议改为双方互相保密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61F155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C25279" w14:textId="77777777" w:rsidR="00000000" w:rsidRDefault="00BC7F74">
      <w:r>
        <w:separator/>
      </w:r>
    </w:p>
  </w:endnote>
  <w:endnote w:type="continuationSeparator" w:id="0">
    <w:p w14:paraId="4454EE93" w14:textId="77777777" w:rsidR="00000000" w:rsidRDefault="00BC7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58252" w14:textId="77777777" w:rsidR="00000000" w:rsidRDefault="00BC7F74">
    <w:pPr>
      <w:pStyle w:val="a7"/>
    </w:pPr>
    <w:r>
      <w:rPr>
        <w:lang w:val="en-US" w:eastAsia="zh-CN"/>
      </w:rPr>
      <w:pict w14:anchorId="128E20BC">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14:paraId="718A8730" w14:textId="77777777" w:rsidR="00000000" w:rsidRDefault="00BC7F74">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875E08" w14:textId="77777777" w:rsidR="00000000" w:rsidRDefault="00BC7F74">
      <w:r>
        <w:separator/>
      </w:r>
    </w:p>
  </w:footnote>
  <w:footnote w:type="continuationSeparator" w:id="0">
    <w:p w14:paraId="1B3F8327" w14:textId="77777777" w:rsidR="00000000" w:rsidRDefault="00BC7F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BC7F74"/>
    <w:rsid w:val="00C1001D"/>
    <w:rsid w:val="00C27EC5"/>
    <w:rsid w:val="00C408DF"/>
    <w:rsid w:val="00C778E9"/>
    <w:rsid w:val="00CF40F6"/>
    <w:rsid w:val="00D52C5E"/>
    <w:rsid w:val="00DB3D10"/>
    <w:rsid w:val="00DE615D"/>
    <w:rsid w:val="00DF1F20"/>
    <w:rsid w:val="00F74852"/>
    <w:rsid w:val="30F27607"/>
    <w:rsid w:val="62061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608FCC4"/>
  <w15:chartTrackingRefBased/>
  <w15:docId w15:val="{C658EFE9-7754-4463-866B-E67438E61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 w:type="paragraph" w:styleId="ae">
    <w:name w:val="Balloon Text"/>
    <w:basedOn w:val="a"/>
    <w:link w:val="af"/>
    <w:rsid w:val="00BC7F74"/>
    <w:rPr>
      <w:sz w:val="18"/>
      <w:szCs w:val="18"/>
    </w:rPr>
  </w:style>
  <w:style w:type="character" w:customStyle="1" w:styleId="af">
    <w:name w:val="批注框文本 字符"/>
    <w:basedOn w:val="a0"/>
    <w:link w:val="ae"/>
    <w:rsid w:val="00BC7F7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1312</Characters>
  <Application>Microsoft Office Word</Application>
  <DocSecurity>0</DocSecurity>
  <Lines>10</Lines>
  <Paragraphs>3</Paragraphs>
  <ScaleCrop>false</ScaleCrop>
  <Company>lingtong</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2026-03-16T02:04:00Z</dcterms:created>
  <dcterms:modified xsi:type="dcterms:W3CDTF">2026-03-16T02:04:00Z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2052-12.1.0.25225</vt:lpwstr>
  </property>
  <property fmtid="{D5CDD505-2E9C-101B-9397-08002B2CF9AE}" pid="11" name="ICV">
    <vt:lpwstr>D7F496284E6F4F5C8D24096B8FEEC377_13</vt:lpwstr>
  </property>
</Properties>
</file>