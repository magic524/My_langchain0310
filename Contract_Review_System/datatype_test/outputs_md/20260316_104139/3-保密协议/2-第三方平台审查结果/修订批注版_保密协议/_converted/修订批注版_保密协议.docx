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501B18" w:rsidRDefault="00D73DBF">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501B18" w:rsidRDefault="00501B18">
      <w:pPr>
        <w:adjustRightInd w:val="0"/>
        <w:snapToGrid w:val="0"/>
        <w:spacing w:line="240" w:lineRule="atLeast"/>
        <w:rPr>
          <w:rFonts w:ascii="宋体" w:hAnsi="宋体"/>
          <w:b/>
          <w:sz w:val="22"/>
          <w:szCs w:val="22"/>
        </w:rPr>
      </w:pPr>
    </w:p>
    <w:p w14:paraId="3D4CE730" w14:textId="77777777" w:rsidR="00501B18" w:rsidRDefault="00D73DBF">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501B18" w:rsidRDefault="00501B18">
      <w:pPr>
        <w:adjustRightInd w:val="0"/>
        <w:snapToGrid w:val="0"/>
        <w:spacing w:line="240" w:lineRule="atLeast"/>
        <w:rPr>
          <w:rFonts w:ascii="宋体" w:hAnsi="宋体"/>
          <w:b/>
          <w:sz w:val="22"/>
          <w:szCs w:val="22"/>
        </w:rPr>
      </w:pPr>
    </w:p>
    <w:p w14:paraId="004F36F8" w14:textId="77777777" w:rsidR="00501B18" w:rsidRDefault="00D73DBF">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501B18" w:rsidRDefault="00501B18">
      <w:pPr>
        <w:adjustRightInd w:val="0"/>
        <w:snapToGrid w:val="0"/>
        <w:spacing w:line="240" w:lineRule="atLeast"/>
        <w:rPr>
          <w:rFonts w:ascii="宋体" w:hAnsi="宋体"/>
          <w:b/>
          <w:sz w:val="22"/>
          <w:szCs w:val="22"/>
        </w:rPr>
      </w:pPr>
    </w:p>
    <w:p w14:paraId="1995A779" w14:textId="77777777" w:rsidR="00501B18" w:rsidRDefault="00D73DBF">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501B18" w:rsidRDefault="00D73DBF">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501B18" w:rsidRDefault="00501B18">
      <w:pPr>
        <w:adjustRightInd w:val="0"/>
        <w:snapToGrid w:val="0"/>
        <w:spacing w:line="240" w:lineRule="atLeast"/>
        <w:ind w:left="416" w:hanging="416"/>
        <w:rPr>
          <w:rFonts w:ascii="宋体" w:hAnsi="宋体"/>
          <w:sz w:val="22"/>
          <w:szCs w:val="22"/>
        </w:rPr>
      </w:pPr>
    </w:p>
    <w:p w14:paraId="7F56370A" w14:textId="77777777" w:rsidR="00501B18" w:rsidRDefault="00D73DBF">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501B18" w:rsidRDefault="00501B18">
      <w:pPr>
        <w:adjustRightInd w:val="0"/>
        <w:snapToGrid w:val="0"/>
        <w:spacing w:line="240" w:lineRule="atLeast"/>
        <w:ind w:left="416" w:hanging="416"/>
        <w:rPr>
          <w:rFonts w:ascii="宋体" w:hAnsi="宋体"/>
          <w:sz w:val="22"/>
          <w:szCs w:val="22"/>
        </w:rPr>
      </w:pPr>
    </w:p>
    <w:p w14:paraId="02172172" w14:textId="77777777" w:rsidR="00501B18" w:rsidRDefault="00D73DBF">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501B18" w:rsidRDefault="00501B18">
      <w:pPr>
        <w:adjustRightInd w:val="0"/>
        <w:snapToGrid w:val="0"/>
        <w:spacing w:line="240" w:lineRule="atLeast"/>
        <w:ind w:left="416" w:hanging="416"/>
        <w:rPr>
          <w:rFonts w:ascii="宋体" w:hAnsi="宋体"/>
          <w:sz w:val="22"/>
          <w:szCs w:val="22"/>
        </w:rPr>
      </w:pPr>
    </w:p>
    <w:p w14:paraId="7F8C1199" w14:textId="77777777" w:rsidR="00501B18" w:rsidRDefault="00D73DBF">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501B18" w:rsidRDefault="00501B18">
      <w:pPr>
        <w:pStyle w:val="a5"/>
        <w:adjustRightInd w:val="0"/>
        <w:snapToGrid w:val="0"/>
        <w:spacing w:line="240" w:lineRule="atLeast"/>
        <w:jc w:val="both"/>
        <w:rPr>
          <w:rFonts w:ascii="宋体" w:eastAsia="宋体" w:hAnsi="宋体"/>
          <w:b/>
          <w:sz w:val="22"/>
          <w:szCs w:val="22"/>
        </w:rPr>
      </w:pPr>
    </w:p>
    <w:p w14:paraId="71D599FE" w14:textId="77777777" w:rsidR="00501B18" w:rsidRDefault="00D73DBF">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501B18" w:rsidRDefault="00501B18">
      <w:pPr>
        <w:pStyle w:val="a5"/>
        <w:adjustRightInd w:val="0"/>
        <w:snapToGrid w:val="0"/>
        <w:spacing w:line="240" w:lineRule="atLeast"/>
        <w:rPr>
          <w:rFonts w:ascii="宋体" w:eastAsia="宋体" w:hAnsi="宋体"/>
          <w:b/>
          <w:sz w:val="22"/>
          <w:szCs w:val="22"/>
        </w:rPr>
      </w:pPr>
    </w:p>
    <w:p w14:paraId="2979558B" w14:textId="77777777" w:rsidR="00501B18" w:rsidRDefault="00D73DBF">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501B18" w:rsidRDefault="00501B18">
      <w:pPr>
        <w:adjustRightInd w:val="0"/>
        <w:snapToGrid w:val="0"/>
        <w:spacing w:line="240" w:lineRule="atLeast"/>
        <w:ind w:left="416" w:hanging="416"/>
        <w:rPr>
          <w:rFonts w:ascii="宋体" w:hAnsi="宋体"/>
          <w:sz w:val="22"/>
          <w:szCs w:val="22"/>
        </w:rPr>
      </w:pPr>
    </w:p>
    <w:p w14:paraId="7CC4CA8E" w14:textId="77777777" w:rsidR="00501B18" w:rsidRDefault="00D73DBF">
      <w:pPr>
        <w:adjustRightInd w:val="0"/>
        <w:snapToGrid w:val="0"/>
        <w:spacing w:line="240" w:lineRule="atLeast"/>
        <w:rPr>
          <w:rFonts w:ascii="宋体" w:hAnsi="宋体"/>
          <w:sz w:val="22"/>
          <w:szCs w:val="22"/>
        </w:rPr>
      </w:pPr>
      <w:bookmarkStart w:id="3" w:name="auto_fouce_4"/>
      <w:commentRangeStart w:id="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w:t>
      </w:r>
      <w:del w:id="5" w:author="Mia" w:date="2026-02-05T15:26:00Z">
        <w:r>
          <w:rPr>
            <w:rFonts w:ascii="宋体" w:hAnsi="宋体" w:hint="eastAsia"/>
            <w:sz w:val="22"/>
            <w:szCs w:val="22"/>
          </w:rPr>
          <w:delText>研究</w:delText>
        </w:r>
      </w:del>
      <w:ins w:id="6" w:author="Mia" w:date="2026-02-05T15:26:00Z">
        <w:r>
          <w:rPr>
            <w:rFonts w:ascii="宋体" w:hAnsi="宋体" w:hint="eastAsia"/>
            <w:sz w:val="22"/>
            <w:szCs w:val="22"/>
            <w:lang w:eastAsia=""/>
          </w:rPr>
          <w:t>开展</w:t>
        </w:r>
      </w:ins>
      <w:r>
        <w:rPr>
          <w:rFonts w:ascii="宋体" w:hAnsi="宋体" w:hint="eastAsia"/>
          <w:b/>
          <w:sz w:val="22"/>
          <w:szCs w:val="22"/>
        </w:rPr>
        <w:t>该项目</w:t>
      </w:r>
      <w:ins w:id="7" w:author="Mia" w:date="2026-02-05T15:26:00Z">
        <w:r>
          <w:rPr>
            <w:rFonts w:ascii="宋体" w:hAnsi="宋体" w:hint="eastAsia"/>
            <w:b/>
            <w:sz w:val="22"/>
            <w:szCs w:val="22"/>
            <w:lang w:eastAsia=""/>
          </w:rPr>
          <w:t>的开发设计和试制工作</w:t>
        </w:r>
      </w:ins>
      <w:r>
        <w:rPr>
          <w:rFonts w:ascii="宋体" w:hAnsi="宋体" w:hint="eastAsia"/>
          <w:sz w:val="22"/>
          <w:szCs w:val="22"/>
        </w:rPr>
        <w:t>。</w:t>
      </w:r>
      <w:bookmarkEnd w:id="3"/>
      <w:commentRangeEnd w:id="4"/>
      <w:r>
        <w:rPr>
          <w:rStyle w:val="ad"/>
        </w:rPr>
        <w:commentReference w:id="4"/>
      </w:r>
    </w:p>
    <w:p w14:paraId="761DA8B2" w14:textId="77777777" w:rsidR="00501B18" w:rsidRDefault="00501B18">
      <w:pPr>
        <w:adjustRightInd w:val="0"/>
        <w:snapToGrid w:val="0"/>
        <w:spacing w:line="240" w:lineRule="atLeast"/>
        <w:rPr>
          <w:rFonts w:ascii="宋体" w:hAnsi="宋体"/>
          <w:sz w:val="22"/>
          <w:szCs w:val="22"/>
        </w:rPr>
      </w:pPr>
    </w:p>
    <w:p w14:paraId="210B5D69" w14:textId="77777777" w:rsidR="00501B18" w:rsidRDefault="00D73DBF">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501B18" w:rsidRDefault="00D73DBF">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501B18" w:rsidRDefault="00D73DBF">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501B18" w:rsidRDefault="00D73DBF">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501B18" w:rsidRDefault="00501B18">
      <w:pPr>
        <w:tabs>
          <w:tab w:val="left" w:pos="540"/>
        </w:tabs>
        <w:adjustRightInd w:val="0"/>
        <w:snapToGrid w:val="0"/>
        <w:spacing w:line="240" w:lineRule="atLeast"/>
        <w:ind w:left="420" w:hanging="420"/>
        <w:rPr>
          <w:rFonts w:ascii="宋体" w:hAnsi="宋体"/>
          <w:sz w:val="22"/>
          <w:szCs w:val="22"/>
        </w:rPr>
      </w:pPr>
    </w:p>
    <w:p w14:paraId="63795E2D" w14:textId="77777777" w:rsidR="00501B18" w:rsidRDefault="00D73DBF">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8" w:name="auto_fouce_7"/>
      <w:commentRangeStart w:id="9"/>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10" w:author="Mia" w:date="2026-02-05T15:31:00Z">
        <w:r>
          <w:rPr>
            <w:rFonts w:ascii="宋体" w:hAnsi="宋体" w:hint="eastAsia"/>
            <w:sz w:val="22"/>
            <w:szCs w:val="22"/>
            <w:lang w:eastAsia=""/>
          </w:rPr>
          <w:t>但因法律法规、司法机关或行政机关的强制性要求而必须披露的除外，乙方应在披露前尽可能提前合理时间通知甲方，并协助甲方采取必要的保密措施。</w:t>
        </w:r>
      </w:ins>
      <w:bookmarkEnd w:id="8"/>
      <w:commentRangeEnd w:id="9"/>
      <w:r>
        <w:rPr>
          <w:rStyle w:val="ad"/>
        </w:rPr>
        <w:commentReference w:id="9"/>
      </w:r>
    </w:p>
    <w:p w14:paraId="21606E85" w14:textId="77777777" w:rsidR="00501B18" w:rsidRDefault="00501B18">
      <w:pPr>
        <w:tabs>
          <w:tab w:val="left" w:pos="540"/>
        </w:tabs>
        <w:adjustRightInd w:val="0"/>
        <w:snapToGrid w:val="0"/>
        <w:spacing w:line="240" w:lineRule="atLeast"/>
        <w:ind w:left="420" w:hanging="420"/>
        <w:rPr>
          <w:rFonts w:ascii="宋体" w:hAnsi="宋体"/>
          <w:sz w:val="22"/>
          <w:szCs w:val="22"/>
        </w:rPr>
      </w:pPr>
    </w:p>
    <w:p w14:paraId="00C1CA2C" w14:textId="77777777" w:rsidR="00501B18" w:rsidRDefault="00D73DBF">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501B18" w:rsidRDefault="00501B18">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501B18" w:rsidRDefault="00D73DBF">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w:t>
      </w:r>
      <w:r>
        <w:rPr>
          <w:rFonts w:ascii="宋体" w:hAnsi="宋体" w:hint="eastAsia"/>
          <w:sz w:val="22"/>
          <w:szCs w:val="22"/>
        </w:rPr>
        <w:t>为时，乙方将承担赔偿甲方损失的连带责任。甲方有权立即终止与乙方的一切商务活动。</w:t>
      </w:r>
    </w:p>
    <w:p w14:paraId="3656C720" w14:textId="77777777" w:rsidR="00501B18" w:rsidRDefault="00501B18">
      <w:pPr>
        <w:tabs>
          <w:tab w:val="left" w:pos="540"/>
        </w:tabs>
        <w:adjustRightInd w:val="0"/>
        <w:snapToGrid w:val="0"/>
        <w:spacing w:line="240" w:lineRule="atLeast"/>
        <w:jc w:val="left"/>
        <w:rPr>
          <w:rFonts w:ascii="宋体" w:hAnsi="宋体"/>
          <w:sz w:val="22"/>
          <w:szCs w:val="22"/>
        </w:rPr>
      </w:pPr>
    </w:p>
    <w:p w14:paraId="51D35C42" w14:textId="77777777" w:rsidR="00501B18" w:rsidRDefault="00501B18">
      <w:pPr>
        <w:adjustRightInd w:val="0"/>
        <w:snapToGrid w:val="0"/>
        <w:spacing w:line="240" w:lineRule="atLeast"/>
        <w:ind w:firstLineChars="100" w:firstLine="220"/>
        <w:rPr>
          <w:rFonts w:ascii="宋体" w:hAnsi="宋体"/>
          <w:sz w:val="22"/>
          <w:szCs w:val="22"/>
        </w:rPr>
      </w:pPr>
    </w:p>
    <w:p w14:paraId="4E602733" w14:textId="77777777" w:rsidR="00501B18" w:rsidRDefault="00D73DBF">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501B18" w:rsidRDefault="00501B18">
      <w:pPr>
        <w:adjustRightInd w:val="0"/>
        <w:snapToGrid w:val="0"/>
        <w:spacing w:line="240" w:lineRule="atLeast"/>
        <w:ind w:firstLineChars="100" w:firstLine="220"/>
        <w:rPr>
          <w:rFonts w:ascii="宋体" w:hAnsi="宋体"/>
          <w:sz w:val="22"/>
          <w:szCs w:val="22"/>
        </w:rPr>
      </w:pPr>
    </w:p>
    <w:p w14:paraId="32F09951" w14:textId="77777777" w:rsidR="00501B18" w:rsidRDefault="00D73DBF">
      <w:pPr>
        <w:adjustRightInd w:val="0"/>
        <w:snapToGrid w:val="0"/>
        <w:spacing w:line="240" w:lineRule="atLeast"/>
        <w:rPr>
          <w:rFonts w:ascii="宋体" w:hAnsi="宋体"/>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00E881B4" w14:textId="77777777" w:rsidR="00501B18" w:rsidRDefault="00501B18">
      <w:pPr>
        <w:adjustRightInd w:val="0"/>
        <w:snapToGrid w:val="0"/>
        <w:spacing w:line="240" w:lineRule="atLeast"/>
        <w:rPr>
          <w:rFonts w:ascii="宋体" w:hAnsi="宋体"/>
          <w:sz w:val="22"/>
          <w:szCs w:val="22"/>
        </w:rPr>
      </w:pPr>
    </w:p>
    <w:p w14:paraId="4EF5BF6C" w14:textId="77777777" w:rsidR="00501B18" w:rsidRDefault="00D73DBF">
      <w:pPr>
        <w:adjustRightInd w:val="0"/>
        <w:snapToGrid w:val="0"/>
        <w:spacing w:line="240" w:lineRule="atLeast"/>
        <w:rPr>
          <w:rFonts w:ascii="宋体" w:hAnsi="宋体"/>
          <w:sz w:val="22"/>
          <w:szCs w:val="22"/>
        </w:rPr>
      </w:pPr>
      <w:r>
        <w:rPr>
          <w:rFonts w:ascii="宋体" w:hAnsi="宋体" w:hint="eastAsia"/>
          <w:sz w:val="22"/>
          <w:szCs w:val="22"/>
        </w:rPr>
        <w:t>3.6</w:t>
      </w:r>
      <w:bookmarkStart w:id="11" w:name="auto_fouce_12"/>
      <w:commentRangeStart w:id="12"/>
      <w:del w:id="13" w:author="Mia" w:date="2026-02-05T15:34:00Z">
        <w:r>
          <w:rPr>
            <w:rFonts w:ascii="宋体" w:hAnsi="宋体" w:hint="eastAsia"/>
            <w:sz w:val="22"/>
            <w:szCs w:val="22"/>
          </w:rPr>
          <w:delText>甲</w:delText>
        </w:r>
      </w:del>
      <w:ins w:id="14" w:author="Mia" w:date="2026-02-05T15:34:00Z">
        <w:r>
          <w:rPr>
            <w:rFonts w:ascii="宋体" w:hAnsi="宋体" w:hint="eastAsia"/>
            <w:sz w:val="22"/>
            <w:szCs w:val="22"/>
            <w:lang w:eastAsia=""/>
          </w:rPr>
          <w:t>乙</w:t>
        </w:r>
      </w:ins>
      <w:r>
        <w:rPr>
          <w:rFonts w:ascii="宋体" w:hAnsi="宋体" w:hint="eastAsia"/>
          <w:sz w:val="22"/>
          <w:szCs w:val="22"/>
        </w:rPr>
        <w:t>方将</w:t>
      </w:r>
      <w:del w:id="15" w:author="Mia" w:date="2026-02-05T15:34:00Z">
        <w:r>
          <w:rPr>
            <w:rFonts w:ascii="宋体" w:hAnsi="宋体" w:hint="eastAsia"/>
            <w:sz w:val="22"/>
            <w:szCs w:val="22"/>
          </w:rPr>
          <w:delText>乙</w:delText>
        </w:r>
      </w:del>
      <w:ins w:id="16" w:author="Mia" w:date="2026-02-05T15:34:00Z">
        <w:r>
          <w:rPr>
            <w:rFonts w:ascii="宋体" w:hAnsi="宋体" w:hint="eastAsia"/>
            <w:sz w:val="22"/>
            <w:szCs w:val="22"/>
            <w:lang w:eastAsia=""/>
          </w:rPr>
          <w:t>从</w:t>
        </w:r>
      </w:ins>
      <w:r>
        <w:rPr>
          <w:rFonts w:ascii="宋体" w:hAnsi="宋体" w:hint="eastAsia"/>
          <w:sz w:val="22"/>
          <w:szCs w:val="22"/>
        </w:rPr>
        <w:t>甲方获得的</w:t>
      </w:r>
      <w:ins w:id="17" w:author="Mia" w:date="2026-02-05T15:34:00Z">
        <w:r>
          <w:rPr>
            <w:rFonts w:ascii="宋体" w:hAnsi="宋体" w:hint="eastAsia"/>
            <w:sz w:val="22"/>
            <w:szCs w:val="22"/>
            <w:lang w:eastAsia=""/>
          </w:rPr>
          <w:t>与本项目相关的</w:t>
        </w:r>
      </w:ins>
      <w:r>
        <w:rPr>
          <w:rFonts w:ascii="宋体" w:hAnsi="宋体" w:hint="eastAsia"/>
          <w:sz w:val="22"/>
          <w:szCs w:val="22"/>
        </w:rPr>
        <w:t>零部件价格资料、零部件结构图纸、技术规格、实验方法等信息当作机密对待，不向除</w:t>
      </w:r>
      <w:del w:id="18" w:author="Mia" w:date="2026-02-05T15:34:00Z">
        <w:r>
          <w:rPr>
            <w:rFonts w:ascii="宋体" w:hAnsi="宋体" w:hint="eastAsia"/>
            <w:sz w:val="22"/>
            <w:szCs w:val="22"/>
          </w:rPr>
          <w:delText>甲</w:delText>
        </w:r>
      </w:del>
      <w:ins w:id="19" w:author="Mia" w:date="2026-02-05T15:34:00Z">
        <w:r>
          <w:rPr>
            <w:rFonts w:ascii="宋体" w:hAnsi="宋体" w:hint="eastAsia"/>
            <w:sz w:val="22"/>
            <w:szCs w:val="22"/>
            <w:lang w:eastAsia=""/>
          </w:rPr>
          <w:t>乙</w:t>
        </w:r>
      </w:ins>
      <w:r>
        <w:rPr>
          <w:rFonts w:ascii="宋体" w:hAnsi="宋体" w:hint="eastAsia"/>
          <w:sz w:val="22"/>
          <w:szCs w:val="22"/>
        </w:rPr>
        <w:t>方职工以外的其他任何人出示，并不使其发生灭失、丢失等事故。</w:t>
      </w:r>
      <w:bookmarkEnd w:id="11"/>
      <w:commentRangeEnd w:id="12"/>
      <w:r>
        <w:rPr>
          <w:rStyle w:val="ad"/>
        </w:rPr>
        <w:commentReference w:id="12"/>
      </w:r>
    </w:p>
    <w:p w14:paraId="42FE0A48" w14:textId="77777777" w:rsidR="00501B18" w:rsidRDefault="00501B18">
      <w:pPr>
        <w:adjustRightInd w:val="0"/>
        <w:snapToGrid w:val="0"/>
        <w:spacing w:line="240" w:lineRule="atLeast"/>
        <w:ind w:left="540" w:hanging="540"/>
        <w:rPr>
          <w:rFonts w:ascii="宋体" w:hAnsi="宋体"/>
          <w:sz w:val="22"/>
          <w:szCs w:val="22"/>
        </w:rPr>
      </w:pPr>
    </w:p>
    <w:p w14:paraId="5528DFC4" w14:textId="77777777" w:rsidR="00501B18" w:rsidRDefault="00D73DBF">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501B18" w:rsidRDefault="00501B18">
      <w:pPr>
        <w:adjustRightInd w:val="0"/>
        <w:snapToGrid w:val="0"/>
        <w:spacing w:line="240" w:lineRule="atLeast"/>
        <w:ind w:leftChars="50" w:left="562" w:hangingChars="207" w:hanging="457"/>
        <w:rPr>
          <w:rFonts w:ascii="宋体" w:hAnsi="宋体"/>
          <w:b/>
          <w:bCs/>
          <w:sz w:val="22"/>
          <w:szCs w:val="22"/>
        </w:rPr>
      </w:pPr>
    </w:p>
    <w:p w14:paraId="5CB9A2CA" w14:textId="77777777" w:rsidR="00501B18" w:rsidRDefault="00D73DBF">
      <w:pPr>
        <w:pStyle w:val="a6"/>
        <w:adjustRightInd w:val="0"/>
        <w:snapToGrid w:val="0"/>
        <w:spacing w:line="240" w:lineRule="atLeast"/>
        <w:ind w:firstLineChars="200" w:firstLine="440"/>
        <w:rPr>
          <w:rFonts w:hAnsi="宋体" w:hint="default"/>
          <w:sz w:val="22"/>
          <w:szCs w:val="22"/>
          <w:lang w:eastAsia=""/>
        </w:rPr>
      </w:pPr>
      <w:bookmarkStart w:id="20" w:name="auto_fouce_14"/>
      <w:commentRangeStart w:id="21"/>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ins w:id="22" w:author="Mia" w:date="2026-02-05T15:37:00Z">
        <w:r>
          <w:rPr>
            <w:rFonts w:hAnsi="宋体"/>
            <w:sz w:val="22"/>
            <w:szCs w:val="22"/>
            <w:lang w:eastAsia=""/>
          </w:rPr>
          <w:t>但无论如何，接收方的保密义务自披露方披露该等信息之日起最长不超过十年。上述期限届满后，本协议约定的保密义务终止，但法律法规另有规定的除外。</w:t>
        </w:r>
      </w:ins>
      <w:bookmarkEnd w:id="20"/>
      <w:commentRangeEnd w:id="21"/>
      <w:r>
        <w:rPr>
          <w:rStyle w:val="ad"/>
        </w:rPr>
        <w:commentReference w:id="21"/>
      </w:r>
    </w:p>
    <w:p w14:paraId="48B85505" w14:textId="77777777" w:rsidR="00501B18" w:rsidRDefault="00501B18">
      <w:pPr>
        <w:pStyle w:val="a6"/>
        <w:adjustRightInd w:val="0"/>
        <w:snapToGrid w:val="0"/>
        <w:spacing w:line="240" w:lineRule="atLeast"/>
        <w:ind w:firstLineChars="200" w:firstLine="440"/>
        <w:jc w:val="left"/>
        <w:rPr>
          <w:rFonts w:hAnsi="宋体" w:hint="default"/>
          <w:sz w:val="22"/>
          <w:szCs w:val="22"/>
        </w:rPr>
      </w:pPr>
    </w:p>
    <w:p w14:paraId="3870B38F" w14:textId="77777777" w:rsidR="00501B18" w:rsidRDefault="00D73DBF">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501B18" w:rsidRDefault="00D73DBF">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23" w:name="auto_fouce_15"/>
      <w:commentRangeStart w:id="24"/>
      <w:r>
        <w:rPr>
          <w:rFonts w:hAnsi="宋体"/>
          <w:sz w:val="22"/>
          <w:szCs w:val="22"/>
        </w:rPr>
        <w:t>因乙方违反本协议给甲方造成损失的，应赔偿甲方因此所遭受的直接</w:t>
      </w:r>
      <w:del w:id="25" w:author="Mia" w:date="2026-02-05T15:38:00Z">
        <w:r>
          <w:rPr>
            <w:rFonts w:hAnsi="宋体"/>
            <w:sz w:val="22"/>
            <w:szCs w:val="22"/>
          </w:rPr>
          <w:delText>和间接的</w:delText>
        </w:r>
      </w:del>
      <w:r>
        <w:rPr>
          <w:rFonts w:hAnsi="宋体"/>
          <w:sz w:val="22"/>
          <w:szCs w:val="22"/>
        </w:rPr>
        <w:t>经济损失</w:t>
      </w:r>
      <w:del w:id="26" w:author="Mia" w:date="2026-02-05T15:38:00Z">
        <w:r>
          <w:rPr>
            <w:rFonts w:hAnsi="宋体"/>
            <w:sz w:val="22"/>
            <w:szCs w:val="22"/>
          </w:rPr>
          <w:delText>，包括但</w:delText>
        </w:r>
      </w:del>
      <w:ins w:id="27" w:author="Mia" w:date="2026-02-05T15:38:00Z">
        <w:r>
          <w:rPr>
            <w:rFonts w:hAnsi="宋体"/>
            <w:sz w:val="22"/>
            <w:szCs w:val="22"/>
            <w:lang w:eastAsia=""/>
          </w:rPr>
          <w:t>。乙方的累计赔偿总额</w:t>
        </w:r>
      </w:ins>
      <w:r>
        <w:rPr>
          <w:rFonts w:hAnsi="宋体"/>
          <w:sz w:val="22"/>
          <w:szCs w:val="22"/>
        </w:rPr>
        <w:t>不</w:t>
      </w:r>
      <w:del w:id="28" w:author="Mia" w:date="2026-02-05T15:38:00Z">
        <w:r>
          <w:rPr>
            <w:rFonts w:hAnsi="宋体"/>
            <w:sz w:val="22"/>
            <w:szCs w:val="22"/>
          </w:rPr>
          <w:delText>限于</w:delText>
        </w:r>
      </w:del>
      <w:ins w:id="29" w:author="Mia" w:date="2026-02-05T15:38:00Z">
        <w:r>
          <w:rPr>
            <w:rFonts w:hAnsi="宋体"/>
            <w:sz w:val="22"/>
            <w:szCs w:val="22"/>
            <w:lang w:eastAsia=""/>
          </w:rPr>
          <w:t>应超过</w:t>
        </w:r>
      </w:ins>
      <w:r>
        <w:rPr>
          <w:rFonts w:hAnsi="宋体"/>
          <w:sz w:val="22"/>
          <w:szCs w:val="22"/>
        </w:rPr>
        <w:t>甲方</w:t>
      </w:r>
      <w:del w:id="30" w:author="Mia" w:date="2026-02-05T15:38:00Z">
        <w:r>
          <w:rPr>
            <w:rFonts w:hAnsi="宋体"/>
            <w:sz w:val="22"/>
            <w:szCs w:val="22"/>
          </w:rPr>
          <w:delText>及甲</w:delText>
        </w:r>
      </w:del>
      <w:ins w:id="31" w:author="Mia" w:date="2026-02-05T15:38:00Z">
        <w:r>
          <w:rPr>
            <w:rFonts w:hAnsi="宋体"/>
            <w:sz w:val="22"/>
            <w:szCs w:val="22"/>
            <w:lang w:eastAsia=""/>
          </w:rPr>
          <w:t>依据本协议向乙</w:t>
        </w:r>
      </w:ins>
      <w:r>
        <w:rPr>
          <w:rFonts w:hAnsi="宋体"/>
          <w:sz w:val="22"/>
          <w:szCs w:val="22"/>
        </w:rPr>
        <w:t>方</w:t>
      </w:r>
      <w:ins w:id="32" w:author="Mia" w:date="2026-02-05T15:38:00Z">
        <w:r>
          <w:rPr>
            <w:rFonts w:hAnsi="宋体"/>
            <w:sz w:val="22"/>
            <w:szCs w:val="22"/>
            <w:lang w:eastAsia=""/>
          </w:rPr>
          <w:t>披露</w:t>
        </w:r>
      </w:ins>
      <w:r>
        <w:rPr>
          <w:rFonts w:hAnsi="宋体"/>
          <w:sz w:val="22"/>
          <w:szCs w:val="22"/>
        </w:rPr>
        <w:t>的</w:t>
      </w:r>
      <w:del w:id="33" w:author="Mia" w:date="2026-02-05T15:38:00Z">
        <w:r>
          <w:rPr>
            <w:rFonts w:hAnsi="宋体"/>
            <w:sz w:val="22"/>
            <w:szCs w:val="22"/>
          </w:rPr>
          <w:delText>客户投入</w:delText>
        </w:r>
      </w:del>
      <w:ins w:id="34" w:author="Mia" w:date="2026-02-05T15:38:00Z">
        <w:r>
          <w:rPr>
            <w:rFonts w:hAnsi="宋体"/>
            <w:sz w:val="22"/>
            <w:szCs w:val="22"/>
            <w:lang w:eastAsia=""/>
          </w:rPr>
          <w:t>保密信息本身在披露时</w:t>
        </w:r>
      </w:ins>
      <w:r>
        <w:rPr>
          <w:rFonts w:hAnsi="宋体"/>
          <w:sz w:val="22"/>
          <w:szCs w:val="22"/>
        </w:rPr>
        <w:t>的</w:t>
      </w:r>
      <w:del w:id="35" w:author="Mia" w:date="2026-02-05T15:38:00Z">
        <w:r>
          <w:rPr>
            <w:rFonts w:hAnsi="宋体"/>
            <w:sz w:val="22"/>
            <w:szCs w:val="22"/>
          </w:rPr>
          <w:delText>人力、物力、财力等</w:delText>
        </w:r>
      </w:del>
      <w:ins w:id="36" w:author="Mia" w:date="2026-02-05T15:38:00Z">
        <w:r>
          <w:rPr>
            <w:rFonts w:hAnsi="宋体"/>
            <w:sz w:val="22"/>
            <w:szCs w:val="22"/>
            <w:lang w:eastAsia=""/>
          </w:rPr>
          <w:t>合理市场价值</w:t>
        </w:r>
      </w:ins>
      <w:r>
        <w:rPr>
          <w:rFonts w:hAnsi="宋体"/>
          <w:sz w:val="22"/>
          <w:szCs w:val="22"/>
        </w:rPr>
        <w:t>。</w:t>
      </w:r>
      <w:bookmarkEnd w:id="23"/>
      <w:commentRangeEnd w:id="24"/>
      <w:r>
        <w:rPr>
          <w:rStyle w:val="ad"/>
        </w:rPr>
        <w:commentReference w:id="24"/>
      </w:r>
    </w:p>
    <w:p w14:paraId="649DB1E1" w14:textId="77777777" w:rsidR="00501B18" w:rsidRDefault="00D73DBF">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37" w:name="auto_fouce_16"/>
      <w:commentRangeStart w:id="38"/>
      <w:del w:id="39" w:author="Mia" w:date="2026-02-05T15:38:00Z">
        <w:r>
          <w:rPr>
            <w:rFonts w:ascii="宋体" w:hAnsi="宋体" w:hint="eastAsia"/>
            <w:sz w:val="22"/>
            <w:szCs w:val="22"/>
          </w:rPr>
          <w:delText>无论何种原因致使甲、乙双方不能继续执行</w:delText>
        </w:r>
      </w:del>
      <w:ins w:id="40" w:author="Mia" w:date="2026-02-05T15:38:00Z">
        <w:r>
          <w:rPr>
            <w:rFonts w:ascii="宋体" w:hAnsi="宋体" w:hint="eastAsia"/>
            <w:sz w:val="22"/>
            <w:szCs w:val="22"/>
            <w:lang w:eastAsia=""/>
          </w:rPr>
          <w:t>在</w:t>
        </w:r>
      </w:ins>
      <w:r>
        <w:rPr>
          <w:rFonts w:ascii="宋体" w:hAnsi="宋体" w:hint="eastAsia"/>
          <w:sz w:val="22"/>
          <w:szCs w:val="22"/>
        </w:rPr>
        <w:t>本协议</w:t>
      </w:r>
      <w:ins w:id="41" w:author="Mia" w:date="2026-02-05T15:38:00Z">
        <w:r>
          <w:rPr>
            <w:rFonts w:ascii="宋体" w:hAnsi="宋体" w:hint="eastAsia"/>
            <w:sz w:val="22"/>
            <w:szCs w:val="22"/>
            <w:lang w:eastAsia=""/>
          </w:rPr>
          <w:t>终止或解除后十日内</w:t>
        </w:r>
      </w:ins>
      <w:r>
        <w:rPr>
          <w:rFonts w:ascii="宋体" w:hAnsi="宋体" w:hint="eastAsia"/>
          <w:sz w:val="22"/>
          <w:szCs w:val="22"/>
        </w:rPr>
        <w:t>，乙方</w:t>
      </w:r>
      <w:del w:id="42" w:author="Mia" w:date="2026-02-05T15:38:00Z">
        <w:r>
          <w:rPr>
            <w:rFonts w:ascii="宋体" w:hAnsi="宋体" w:hint="eastAsia"/>
            <w:sz w:val="22"/>
            <w:szCs w:val="22"/>
          </w:rPr>
          <w:delText>保证无条件、无偿把所有</w:delText>
        </w:r>
      </w:del>
      <w:ins w:id="43" w:author="Mia" w:date="2026-02-05T15:38:00Z">
        <w:r>
          <w:rPr>
            <w:rFonts w:ascii="宋体" w:hAnsi="宋体" w:hint="eastAsia"/>
            <w:sz w:val="22"/>
            <w:szCs w:val="22"/>
            <w:lang w:eastAsia=""/>
          </w:rPr>
          <w:t>应将</w:t>
        </w:r>
      </w:ins>
      <w:r>
        <w:rPr>
          <w:rFonts w:ascii="宋体" w:hAnsi="宋体" w:hint="eastAsia"/>
          <w:sz w:val="22"/>
          <w:szCs w:val="22"/>
        </w:rPr>
        <w:t>从甲方</w:t>
      </w:r>
      <w:del w:id="44" w:author="Mia" w:date="2026-02-05T15:38:00Z">
        <w:r>
          <w:rPr>
            <w:rFonts w:ascii="宋体" w:hAnsi="宋体" w:hint="eastAsia"/>
            <w:sz w:val="22"/>
            <w:szCs w:val="22"/>
          </w:rPr>
          <w:delText>得到</w:delText>
        </w:r>
      </w:del>
      <w:ins w:id="45" w:author="Mia" w:date="2026-02-05T15:38:00Z">
        <w:r>
          <w:rPr>
            <w:rFonts w:ascii="宋体" w:hAnsi="宋体" w:hint="eastAsia"/>
            <w:sz w:val="22"/>
            <w:szCs w:val="22"/>
            <w:lang w:eastAsia=""/>
          </w:rPr>
          <w:t>获取</w:t>
        </w:r>
      </w:ins>
      <w:r>
        <w:rPr>
          <w:rFonts w:ascii="宋体" w:hAnsi="宋体" w:hint="eastAsia"/>
          <w:sz w:val="22"/>
          <w:szCs w:val="22"/>
        </w:rPr>
        <w:t>的</w:t>
      </w:r>
      <w:ins w:id="46" w:author="Mia" w:date="2026-02-05T15:38:00Z">
        <w:r>
          <w:rPr>
            <w:rFonts w:ascii="宋体" w:hAnsi="宋体" w:hint="eastAsia"/>
            <w:sz w:val="22"/>
            <w:szCs w:val="22"/>
            <w:lang w:eastAsia=""/>
          </w:rPr>
          <w:t>全部</w:t>
        </w:r>
      </w:ins>
      <w:r>
        <w:rPr>
          <w:rFonts w:ascii="宋体" w:hAnsi="宋体" w:hint="eastAsia"/>
          <w:sz w:val="22"/>
          <w:szCs w:val="22"/>
        </w:rPr>
        <w:t>与</w:t>
      </w:r>
      <w:r>
        <w:rPr>
          <w:rFonts w:ascii="宋体" w:hAnsi="宋体" w:hint="eastAsia"/>
          <w:b/>
          <w:sz w:val="22"/>
          <w:szCs w:val="22"/>
        </w:rPr>
        <w:t>该项目</w:t>
      </w:r>
      <w:r>
        <w:rPr>
          <w:rFonts w:ascii="宋体" w:hAnsi="宋体" w:hint="eastAsia"/>
          <w:sz w:val="22"/>
          <w:szCs w:val="22"/>
        </w:rPr>
        <w:t>相关的</w:t>
      </w:r>
      <w:del w:id="47" w:author="Mia" w:date="2026-02-05T15:38:00Z">
        <w:r>
          <w:rPr>
            <w:rFonts w:ascii="宋体" w:hAnsi="宋体" w:hint="eastAsia"/>
            <w:sz w:val="22"/>
            <w:szCs w:val="22"/>
          </w:rPr>
          <w:delText>一切</w:delText>
        </w:r>
      </w:del>
      <w:r>
        <w:rPr>
          <w:rFonts w:ascii="宋体" w:hAnsi="宋体" w:hint="eastAsia"/>
          <w:sz w:val="22"/>
          <w:szCs w:val="22"/>
        </w:rPr>
        <w:t>技术资料文件的</w:t>
      </w:r>
      <w:ins w:id="48" w:author="Mia" w:date="2026-02-05T15:38:00Z">
        <w:r>
          <w:rPr>
            <w:rFonts w:ascii="宋体" w:hAnsi="宋体" w:hint="eastAsia"/>
            <w:sz w:val="22"/>
            <w:szCs w:val="22"/>
            <w:lang w:eastAsia=""/>
          </w:rPr>
          <w:t>载体（包括</w:t>
        </w:r>
      </w:ins>
      <w:r>
        <w:rPr>
          <w:rFonts w:ascii="宋体" w:hAnsi="宋体" w:hint="eastAsia"/>
          <w:sz w:val="22"/>
          <w:szCs w:val="22"/>
        </w:rPr>
        <w:t>原件</w:t>
      </w:r>
      <w:del w:id="49" w:author="Mia" w:date="2026-02-05T15:38:00Z">
        <w:r>
          <w:rPr>
            <w:rFonts w:ascii="宋体" w:hAnsi="宋体" w:hint="eastAsia"/>
            <w:sz w:val="22"/>
            <w:szCs w:val="22"/>
          </w:rPr>
          <w:delText>和一切</w:delText>
        </w:r>
      </w:del>
      <w:ins w:id="50" w:author="Mia" w:date="2026-02-05T15:38:00Z">
        <w:r>
          <w:rPr>
            <w:rFonts w:ascii="宋体" w:hAnsi="宋体" w:hint="eastAsia"/>
            <w:sz w:val="22"/>
            <w:szCs w:val="22"/>
            <w:lang w:eastAsia=""/>
          </w:rPr>
          <w:t>、</w:t>
        </w:r>
      </w:ins>
      <w:r>
        <w:rPr>
          <w:rFonts w:ascii="宋体" w:hAnsi="宋体" w:hint="eastAsia"/>
          <w:sz w:val="22"/>
          <w:szCs w:val="22"/>
        </w:rPr>
        <w:t>复印</w:t>
      </w:r>
      <w:ins w:id="51" w:author="Mia" w:date="2026-02-05T15:38:00Z">
        <w:r>
          <w:rPr>
            <w:rFonts w:ascii="宋体" w:hAnsi="宋体" w:hint="eastAsia"/>
            <w:sz w:val="22"/>
            <w:szCs w:val="22"/>
            <w:lang w:eastAsia=""/>
          </w:rPr>
          <w:t>件</w:t>
        </w:r>
      </w:ins>
      <w:r>
        <w:rPr>
          <w:rFonts w:ascii="宋体" w:hAnsi="宋体" w:hint="eastAsia"/>
          <w:sz w:val="22"/>
          <w:szCs w:val="22"/>
        </w:rPr>
        <w:t>、</w:t>
      </w:r>
      <w:del w:id="52" w:author="Mia" w:date="2026-02-05T15:39:00Z">
        <w:r>
          <w:rPr>
            <w:rFonts w:ascii="宋体" w:hAnsi="宋体" w:hint="eastAsia"/>
            <w:sz w:val="22"/>
            <w:szCs w:val="22"/>
          </w:rPr>
          <w:delText>眷</w:delText>
        </w:r>
      </w:del>
      <w:ins w:id="53" w:author="Mia" w:date="2026-02-05T15:39:00Z">
        <w:r>
          <w:rPr>
            <w:rFonts w:ascii="宋体" w:hAnsi="宋体" w:hint="eastAsia"/>
            <w:sz w:val="22"/>
            <w:szCs w:val="22"/>
            <w:lang w:eastAsia=""/>
          </w:rPr>
          <w:t>誊</w:t>
        </w:r>
      </w:ins>
      <w:r>
        <w:rPr>
          <w:rFonts w:ascii="宋体" w:hAnsi="宋体" w:hint="eastAsia"/>
          <w:sz w:val="22"/>
          <w:szCs w:val="22"/>
        </w:rPr>
        <w:t>录</w:t>
      </w:r>
      <w:ins w:id="54" w:author="Mia" w:date="2026-02-05T15:39:00Z">
        <w:r>
          <w:rPr>
            <w:rFonts w:ascii="宋体" w:hAnsi="宋体" w:hint="eastAsia"/>
            <w:sz w:val="22"/>
            <w:szCs w:val="22"/>
            <w:lang w:eastAsia=""/>
          </w:rPr>
          <w:t>件</w:t>
        </w:r>
      </w:ins>
      <w:r>
        <w:rPr>
          <w:rFonts w:ascii="宋体" w:hAnsi="宋体" w:hint="eastAsia"/>
          <w:sz w:val="22"/>
          <w:szCs w:val="22"/>
        </w:rPr>
        <w:t>及</w:t>
      </w:r>
      <w:del w:id="55" w:author="Mia" w:date="2026-02-05T15:39:00Z">
        <w:r>
          <w:rPr>
            <w:rFonts w:ascii="宋体" w:hAnsi="宋体" w:hint="eastAsia"/>
            <w:sz w:val="22"/>
            <w:szCs w:val="22"/>
          </w:rPr>
          <w:delText>其它已读入记忆的</w:delText>
        </w:r>
      </w:del>
      <w:ins w:id="56" w:author="Mia" w:date="2026-02-05T15:39:00Z">
        <w:r>
          <w:rPr>
            <w:rFonts w:ascii="宋体" w:hAnsi="宋体" w:hint="eastAsia"/>
            <w:sz w:val="22"/>
            <w:szCs w:val="22"/>
            <w:lang w:eastAsia=""/>
          </w:rPr>
          <w:t>存储于有形</w:t>
        </w:r>
      </w:ins>
      <w:r>
        <w:rPr>
          <w:rFonts w:ascii="宋体" w:hAnsi="宋体" w:hint="eastAsia"/>
          <w:sz w:val="22"/>
          <w:szCs w:val="22"/>
        </w:rPr>
        <w:t>媒体</w:t>
      </w:r>
      <w:del w:id="57" w:author="Mia" w:date="2026-02-05T15:39:00Z">
        <w:r>
          <w:rPr>
            <w:rFonts w:ascii="宋体" w:hAnsi="宋体" w:hint="eastAsia"/>
            <w:sz w:val="22"/>
            <w:szCs w:val="22"/>
          </w:rPr>
          <w:delText>等</w:delText>
        </w:r>
      </w:del>
      <w:ins w:id="58" w:author="Mia" w:date="2026-02-05T15:39:00Z">
        <w:r>
          <w:rPr>
            <w:rFonts w:ascii="宋体" w:hAnsi="宋体" w:hint="eastAsia"/>
            <w:sz w:val="22"/>
            <w:szCs w:val="22"/>
            <w:lang w:eastAsia=""/>
          </w:rPr>
          <w:t>中的电子</w:t>
        </w:r>
      </w:ins>
      <w:r>
        <w:rPr>
          <w:rFonts w:ascii="宋体" w:hAnsi="宋体" w:hint="eastAsia"/>
          <w:sz w:val="22"/>
          <w:szCs w:val="22"/>
        </w:rPr>
        <w:t>信息资料</w:t>
      </w:r>
      <w:del w:id="59" w:author="Mia" w:date="2026-02-05T15:39:00Z">
        <w:r>
          <w:rPr>
            <w:rFonts w:ascii="宋体" w:hAnsi="宋体" w:hint="eastAsia"/>
            <w:sz w:val="22"/>
            <w:szCs w:val="22"/>
          </w:rPr>
          <w:delText>交</w:delText>
        </w:r>
      </w:del>
      <w:ins w:id="60" w:author="Mia" w:date="2026-02-05T15:39:00Z">
        <w:r>
          <w:rPr>
            <w:rFonts w:ascii="宋体" w:hAnsi="宋体" w:hint="eastAsia"/>
            <w:sz w:val="22"/>
            <w:szCs w:val="22"/>
            <w:lang w:eastAsia=""/>
          </w:rPr>
          <w:t>）返</w:t>
        </w:r>
      </w:ins>
      <w:r>
        <w:rPr>
          <w:rFonts w:ascii="宋体" w:hAnsi="宋体" w:hint="eastAsia"/>
          <w:sz w:val="22"/>
          <w:szCs w:val="22"/>
        </w:rPr>
        <w:t>还</w:t>
      </w:r>
      <w:del w:id="61" w:author="Mia" w:date="2026-02-05T15:39:00Z">
        <w:r>
          <w:rPr>
            <w:rFonts w:ascii="宋体" w:hAnsi="宋体" w:hint="eastAsia"/>
            <w:sz w:val="22"/>
            <w:szCs w:val="22"/>
          </w:rPr>
          <w:delText>给</w:delText>
        </w:r>
      </w:del>
      <w:r>
        <w:rPr>
          <w:rFonts w:ascii="宋体" w:hAnsi="宋体" w:hint="eastAsia"/>
          <w:sz w:val="22"/>
          <w:szCs w:val="22"/>
        </w:rPr>
        <w:t>甲方</w:t>
      </w:r>
      <w:ins w:id="62" w:author="Mia" w:date="2026-02-05T15:39:00Z">
        <w:r>
          <w:rPr>
            <w:rFonts w:ascii="宋体" w:hAnsi="宋体" w:hint="eastAsia"/>
            <w:sz w:val="22"/>
            <w:szCs w:val="22"/>
            <w:lang w:eastAsia=""/>
          </w:rPr>
          <w:t>或按甲方要求销毁，但根据相关法律法规或内部合规要求必须存档的副本除外</w:t>
        </w:r>
      </w:ins>
      <w:r>
        <w:rPr>
          <w:rFonts w:ascii="宋体" w:hAnsi="宋体" w:hint="eastAsia"/>
          <w:sz w:val="22"/>
          <w:szCs w:val="22"/>
        </w:rPr>
        <w:t>。甲方将保留对有关本协议所述保密信息因乙方原因外泄而造成甲方损失的索赔权利。</w:t>
      </w:r>
      <w:bookmarkEnd w:id="37"/>
      <w:commentRangeEnd w:id="38"/>
      <w:r>
        <w:rPr>
          <w:rStyle w:val="ad"/>
        </w:rPr>
        <w:commentReference w:id="38"/>
      </w:r>
    </w:p>
    <w:p w14:paraId="4E1DE5C4" w14:textId="77777777" w:rsidR="00501B18" w:rsidRDefault="00501B18">
      <w:pPr>
        <w:adjustRightInd w:val="0"/>
        <w:snapToGrid w:val="0"/>
        <w:spacing w:line="240" w:lineRule="atLeast"/>
        <w:ind w:firstLineChars="196" w:firstLine="431"/>
        <w:rPr>
          <w:rFonts w:ascii="宋体" w:hAnsi="宋体"/>
          <w:sz w:val="22"/>
          <w:szCs w:val="22"/>
        </w:rPr>
      </w:pPr>
    </w:p>
    <w:p w14:paraId="607C9354" w14:textId="77777777" w:rsidR="00501B18" w:rsidRDefault="00D73DBF">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501B18" w:rsidRDefault="00D73DBF">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501B18" w:rsidRDefault="00501B18">
      <w:pPr>
        <w:adjustRightInd w:val="0"/>
        <w:snapToGrid w:val="0"/>
        <w:spacing w:line="240" w:lineRule="atLeast"/>
        <w:ind w:firstLineChars="250" w:firstLine="550"/>
        <w:rPr>
          <w:rFonts w:ascii="宋体" w:hAnsi="宋体"/>
          <w:sz w:val="22"/>
          <w:szCs w:val="22"/>
        </w:rPr>
      </w:pPr>
    </w:p>
    <w:p w14:paraId="5B846A30" w14:textId="77777777" w:rsidR="00501B18" w:rsidRDefault="00501B18">
      <w:pPr>
        <w:adjustRightInd w:val="0"/>
        <w:snapToGrid w:val="0"/>
        <w:spacing w:line="240" w:lineRule="atLeast"/>
        <w:ind w:firstLineChars="250" w:firstLine="550"/>
        <w:rPr>
          <w:rFonts w:ascii="宋体" w:hAnsi="宋体"/>
          <w:sz w:val="22"/>
          <w:szCs w:val="22"/>
        </w:rPr>
      </w:pPr>
    </w:p>
    <w:p w14:paraId="760EFD74" w14:textId="77777777" w:rsidR="00501B18" w:rsidRDefault="00D73DBF">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501B18" w:rsidRDefault="00501B18">
      <w:pPr>
        <w:adjustRightInd w:val="0"/>
        <w:snapToGrid w:val="0"/>
        <w:spacing w:line="240" w:lineRule="atLeast"/>
        <w:rPr>
          <w:rFonts w:ascii="宋体" w:hAnsi="宋体"/>
          <w:b/>
          <w:sz w:val="22"/>
          <w:szCs w:val="22"/>
          <w:lang w:val="en-AU"/>
        </w:rPr>
      </w:pPr>
    </w:p>
    <w:p w14:paraId="411AE41B" w14:textId="77777777" w:rsidR="00501B18" w:rsidRDefault="00501B18">
      <w:pPr>
        <w:adjustRightInd w:val="0"/>
        <w:snapToGrid w:val="0"/>
        <w:spacing w:line="240" w:lineRule="atLeast"/>
        <w:rPr>
          <w:rFonts w:ascii="宋体" w:hAnsi="宋体"/>
          <w:b/>
          <w:sz w:val="22"/>
          <w:szCs w:val="22"/>
          <w:lang w:val="en-AU"/>
        </w:rPr>
      </w:pPr>
    </w:p>
    <w:p w14:paraId="0FBA4F83" w14:textId="77777777" w:rsidR="00501B18" w:rsidRDefault="00D73DBF">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501B18">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74642B7D" w14:textId="77777777" w:rsidR="00501B18" w:rsidRDefault="00D73DBF">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 w:id="4" w:author="Mia" w:date="2026-02-05T15:41:00Z" w:initials="">
    <w:p w14:paraId="58C7810E" w14:textId="77777777" w:rsidR="00501B18" w:rsidRDefault="00D73DBF">
      <w:r>
        <w:rPr>
          <w:rFonts w:ascii="宋体" w:hAnsi="宋体" w:cs="宋体"/>
          <w:kern w:val="0"/>
          <w:sz w:val="24"/>
        </w:rPr>
        <w:t>【风险点】协议目的表述不准确</w:t>
      </w:r>
      <w:r>
        <w:rPr>
          <w:rFonts w:ascii="宋体" w:hAnsi="宋体" w:cs="宋体"/>
          <w:kern w:val="0"/>
          <w:sz w:val="24"/>
        </w:rPr>
        <w:br/>
      </w:r>
      <w:r>
        <w:rPr>
          <w:rFonts w:ascii="宋体" w:hAnsi="宋体" w:cs="宋体"/>
          <w:kern w:val="0"/>
          <w:sz w:val="24"/>
        </w:rPr>
        <w:t>【说明】原条款仅表述为</w:t>
      </w:r>
      <w:r>
        <w:rPr>
          <w:rFonts w:ascii="宋体" w:hAnsi="宋体" w:cs="宋体"/>
          <w:kern w:val="0"/>
          <w:sz w:val="24"/>
        </w:rPr>
        <w:t>“</w:t>
      </w:r>
      <w:r>
        <w:rPr>
          <w:rFonts w:ascii="宋体" w:hAnsi="宋体" w:cs="宋体"/>
          <w:kern w:val="0"/>
          <w:sz w:val="24"/>
        </w:rPr>
        <w:t>供乙方研究该项目</w:t>
      </w:r>
      <w:r>
        <w:rPr>
          <w:rFonts w:ascii="宋体" w:hAnsi="宋体" w:cs="宋体"/>
          <w:kern w:val="0"/>
          <w:sz w:val="24"/>
        </w:rPr>
        <w:t>”</w:t>
      </w:r>
      <w:r>
        <w:rPr>
          <w:rFonts w:ascii="宋体" w:hAnsi="宋体" w:cs="宋体"/>
          <w:kern w:val="0"/>
          <w:sz w:val="24"/>
        </w:rPr>
        <w:t>，未能准确反映乙方实际需开展的开发设计和试制工作。修改后表述更贴合协议实际目的，避免因表述不清导致后续争议。</w:t>
      </w:r>
      <w:r>
        <w:rPr>
          <w:rFonts w:ascii="宋体" w:hAnsi="宋体" w:cs="宋体"/>
          <w:kern w:val="0"/>
          <w:sz w:val="24"/>
        </w:rPr>
        <w:br/>
      </w:r>
      <w:r>
        <w:rPr>
          <w:rFonts w:ascii="宋体" w:hAnsi="宋体" w:cs="宋体"/>
          <w:kern w:val="0"/>
          <w:sz w:val="24"/>
        </w:rPr>
        <w:t>【修改建议】本协议的目的是：设定一些双方同意的条款、条件和原则，以便甲方向乙方提供保密信息供乙方</w:t>
      </w:r>
      <w:r>
        <w:rPr>
          <w:rFonts w:ascii="宋体" w:hAnsi="宋体" w:cs="宋体"/>
          <w:strike/>
          <w:color w:val="999999"/>
          <w:kern w:val="0"/>
          <w:sz w:val="24"/>
        </w:rPr>
        <w:t>研究</w:t>
      </w:r>
      <w:r>
        <w:rPr>
          <w:rFonts w:ascii="宋体" w:hAnsi="宋体" w:cs="宋体"/>
          <w:color w:val="FF0000"/>
          <w:kern w:val="0"/>
          <w:sz w:val="24"/>
        </w:rPr>
        <w:t>开展</w:t>
      </w:r>
      <w:r>
        <w:rPr>
          <w:rFonts w:ascii="宋体" w:hAnsi="宋体" w:cs="宋体"/>
          <w:kern w:val="0"/>
          <w:sz w:val="24"/>
        </w:rPr>
        <w:t>该项目</w:t>
      </w:r>
      <w:r>
        <w:rPr>
          <w:rFonts w:ascii="宋体" w:hAnsi="宋体" w:cs="宋体"/>
          <w:color w:val="FF0000"/>
          <w:kern w:val="0"/>
          <w:sz w:val="24"/>
        </w:rPr>
        <w:t>的开发设计和试制工作</w:t>
      </w:r>
      <w:r>
        <w:rPr>
          <w:rFonts w:ascii="宋体" w:hAnsi="宋体" w:cs="宋体"/>
          <w:kern w:val="0"/>
          <w:sz w:val="24"/>
        </w:rPr>
        <w:t>。</w:t>
      </w:r>
    </w:p>
  </w:comment>
  <w:comment w:id="9" w:author="Mia" w:date="2026-02-05T15:44:00Z" w:initials="">
    <w:p w14:paraId="16BB6BFF" w14:textId="77777777" w:rsidR="00501B18" w:rsidRDefault="00D73DBF">
      <w:r>
        <w:rPr>
          <w:rFonts w:ascii="宋体" w:hAnsi="宋体" w:cs="宋体"/>
          <w:kern w:val="0"/>
          <w:sz w:val="24"/>
        </w:rPr>
        <w:t>【风险点】乙方履行法定披露义务无免责</w:t>
      </w:r>
      <w:r>
        <w:rPr>
          <w:rFonts w:ascii="宋体" w:hAnsi="宋体" w:cs="宋体"/>
          <w:kern w:val="0"/>
          <w:sz w:val="24"/>
        </w:rPr>
        <w:br/>
      </w:r>
      <w:r>
        <w:rPr>
          <w:rFonts w:ascii="宋体" w:hAnsi="宋体" w:cs="宋体"/>
          <w:kern w:val="0"/>
          <w:sz w:val="24"/>
        </w:rPr>
        <w:t>【说明】原条款未考虑乙方因法律法规或行政、司法机关要求必须披露的情形，乙方可能因履行法定义务而被认定违约。修改后增加合法免责情形，保障乙方合规操作。</w:t>
      </w:r>
      <w:r>
        <w:rPr>
          <w:rFonts w:ascii="宋体" w:hAnsi="宋体" w:cs="宋体"/>
          <w:kern w:val="0"/>
          <w:sz w:val="24"/>
        </w:rPr>
        <w:br/>
      </w:r>
      <w:r>
        <w:rPr>
          <w:rFonts w:ascii="宋体" w:hAnsi="宋体" w:cs="宋体"/>
          <w:kern w:val="0"/>
          <w:sz w:val="24"/>
        </w:rPr>
        <w:t>【修改建议】未经甲方事先书面同意，乙方不得直接或间接向第三方披露本协议的存在或该项目的存在。</w:t>
      </w:r>
      <w:r>
        <w:rPr>
          <w:rFonts w:ascii="宋体" w:hAnsi="宋体" w:cs="宋体"/>
          <w:color w:val="FF0000"/>
          <w:kern w:val="0"/>
          <w:sz w:val="24"/>
        </w:rPr>
        <w:t>但因法律法规、司法机关或行政机关的强制性要求而必须披露的除外，乙方应在披露前尽可能提前合理时间通知甲方，并协助甲方采取必要的保密措施。</w:t>
      </w:r>
    </w:p>
  </w:comment>
  <w:comment w:id="12" w:author="Mia" w:date="2026-02-05T15:47:00Z" w:initials="">
    <w:p w14:paraId="64404202" w14:textId="77777777" w:rsidR="00501B18" w:rsidRDefault="00D73DBF">
      <w:r>
        <w:rPr>
          <w:rFonts w:ascii="宋体" w:hAnsi="宋体" w:cs="宋体"/>
          <w:kern w:val="0"/>
          <w:sz w:val="24"/>
        </w:rPr>
        <w:t>【风险点】保密义务主语及信息来源表述错误，需明确乙方对甲方信息</w:t>
      </w:r>
      <w:r>
        <w:rPr>
          <w:rFonts w:ascii="宋体" w:hAnsi="宋体" w:cs="宋体"/>
          <w:kern w:val="0"/>
          <w:sz w:val="24"/>
        </w:rPr>
        <w:t>承担保密责任</w:t>
      </w:r>
      <w:r>
        <w:rPr>
          <w:rFonts w:ascii="宋体" w:hAnsi="宋体" w:cs="宋体"/>
          <w:kern w:val="0"/>
          <w:sz w:val="24"/>
        </w:rPr>
        <w:br/>
      </w:r>
      <w:r>
        <w:rPr>
          <w:rFonts w:ascii="宋体" w:hAnsi="宋体" w:cs="宋体"/>
          <w:kern w:val="0"/>
          <w:sz w:val="24"/>
        </w:rPr>
        <w:t>【说明】原条款主语错误且表述混乱，未明确信息权属及保密责任主体。根据条款内容，应为乙方对甲方提供的信息承担保密义务，修正后责任主体明确，信息来源清晰，有效防止履约争议和信息权属歧义。</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方将</w:t>
      </w:r>
      <w:r>
        <w:rPr>
          <w:rFonts w:ascii="宋体" w:hAnsi="宋体" w:cs="宋体"/>
          <w:strike/>
          <w:color w:val="999999"/>
          <w:kern w:val="0"/>
          <w:sz w:val="24"/>
        </w:rPr>
        <w:t>乙</w:t>
      </w:r>
      <w:r>
        <w:rPr>
          <w:rFonts w:ascii="宋体" w:hAnsi="宋体" w:cs="宋体"/>
          <w:color w:val="FF0000"/>
          <w:kern w:val="0"/>
          <w:sz w:val="24"/>
        </w:rPr>
        <w:t>从</w:t>
      </w:r>
      <w:r>
        <w:rPr>
          <w:rFonts w:ascii="宋体" w:hAnsi="宋体" w:cs="宋体"/>
          <w:kern w:val="0"/>
          <w:sz w:val="24"/>
        </w:rPr>
        <w:t>甲方获得的</w:t>
      </w:r>
      <w:r>
        <w:rPr>
          <w:rFonts w:ascii="宋体" w:hAnsi="宋体" w:cs="宋体"/>
          <w:color w:val="FF0000"/>
          <w:kern w:val="0"/>
          <w:sz w:val="24"/>
        </w:rPr>
        <w:t>与本项目相关的</w:t>
      </w:r>
      <w:r>
        <w:rPr>
          <w:rFonts w:ascii="宋体" w:hAnsi="宋体" w:cs="宋体"/>
          <w:kern w:val="0"/>
          <w:sz w:val="24"/>
        </w:rPr>
        <w:t>零部件价格资料、零部件结构图纸、技术规格、实验方法等信息当作机密对待，不向除</w:t>
      </w:r>
      <w:r>
        <w:rPr>
          <w:rFonts w:ascii="宋体" w:hAnsi="宋体" w:cs="宋体"/>
          <w:strike/>
          <w:color w:val="999999"/>
          <w:kern w:val="0"/>
          <w:sz w:val="24"/>
        </w:rPr>
        <w:t>甲</w:t>
      </w:r>
      <w:r>
        <w:rPr>
          <w:rFonts w:ascii="宋体" w:hAnsi="宋体" w:cs="宋体"/>
          <w:color w:val="FF0000"/>
          <w:kern w:val="0"/>
          <w:sz w:val="24"/>
        </w:rPr>
        <w:t>乙</w:t>
      </w:r>
      <w:r>
        <w:rPr>
          <w:rFonts w:ascii="宋体" w:hAnsi="宋体" w:cs="宋体"/>
          <w:kern w:val="0"/>
          <w:sz w:val="24"/>
        </w:rPr>
        <w:t>方职工以外的其他任何人出示，并不使其发生灭失、丢失等事故。</w:t>
      </w:r>
    </w:p>
  </w:comment>
  <w:comment w:id="21" w:author="Mia" w:date="2026-02-05T15:51:00Z" w:initials="">
    <w:p w14:paraId="38C63F06" w14:textId="77777777" w:rsidR="00501B18" w:rsidRDefault="00D73DBF">
      <w:r>
        <w:rPr>
          <w:rFonts w:ascii="宋体" w:hAnsi="宋体" w:cs="宋体"/>
          <w:kern w:val="0"/>
          <w:sz w:val="24"/>
        </w:rPr>
        <w:t>【风险点】保密期限需设定合理上限，防止无限期保密责任</w:t>
      </w:r>
      <w:r>
        <w:rPr>
          <w:rFonts w:ascii="宋体" w:hAnsi="宋体" w:cs="宋体"/>
          <w:kern w:val="0"/>
          <w:sz w:val="24"/>
        </w:rPr>
        <w:br/>
      </w:r>
      <w:r>
        <w:rPr>
          <w:rFonts w:ascii="宋体" w:hAnsi="宋体" w:cs="宋体"/>
          <w:kern w:val="0"/>
          <w:sz w:val="24"/>
        </w:rPr>
        <w:t>【说明】原条款未设定保密义务的最长期限，可能导致接收方对长期未公开的信息</w:t>
      </w:r>
      <w:r>
        <w:rPr>
          <w:rFonts w:ascii="宋体" w:hAnsi="宋体" w:cs="宋体"/>
          <w:kern w:val="0"/>
          <w:sz w:val="24"/>
        </w:rPr>
        <w:t>承担永久保密义务，责任过重且不具商业合理性。设定最长十年期限，合理控制保密义务持续时间，降低长期合规风险，符合商业实践，平衡双方利益。</w:t>
      </w:r>
      <w:r>
        <w:rPr>
          <w:rFonts w:ascii="宋体" w:hAnsi="宋体" w:cs="宋体"/>
          <w:kern w:val="0"/>
          <w:sz w:val="24"/>
        </w:rPr>
        <w:br/>
      </w:r>
      <w:r>
        <w:rPr>
          <w:rFonts w:ascii="宋体" w:hAnsi="宋体" w:cs="宋体"/>
          <w:kern w:val="0"/>
          <w:sz w:val="24"/>
        </w:rPr>
        <w:t>【修改建议】除非双方以书面方式同意解除一方或双方在本协议项下的部分或全部保密义务，否则，接收方应对在该项目中获得的披露方保密信息承担持续的保密义务，直至这些保密信息因非接收方原因被公开为止。</w:t>
      </w:r>
      <w:r>
        <w:rPr>
          <w:rFonts w:ascii="宋体" w:hAnsi="宋体" w:cs="宋体"/>
          <w:color w:val="FF0000"/>
          <w:kern w:val="0"/>
          <w:sz w:val="24"/>
        </w:rPr>
        <w:t>但无论如何，接收方的保密义务自披露方披露该等信息之日起最长不超过十年。上述期限届满后，本协议约定的保密义务终止，但法律法规另有规定的除外。</w:t>
      </w:r>
    </w:p>
  </w:comment>
  <w:comment w:id="24" w:author="Mia" w:date="2026-02-05T15:55:00Z" w:initials="">
    <w:p w14:paraId="7B6C00F5" w14:textId="77777777" w:rsidR="00501B18" w:rsidRDefault="00D73DBF">
      <w:r>
        <w:rPr>
          <w:rFonts w:ascii="宋体" w:hAnsi="宋体" w:cs="宋体"/>
          <w:kern w:val="0"/>
          <w:sz w:val="24"/>
        </w:rPr>
        <w:t>【风险点】赔偿责任范围及上限需合理限定，排除客</w:t>
      </w:r>
      <w:r>
        <w:rPr>
          <w:rFonts w:ascii="宋体" w:hAnsi="宋体" w:cs="宋体"/>
          <w:kern w:val="0"/>
          <w:sz w:val="24"/>
        </w:rPr>
        <w:t>户损失</w:t>
      </w:r>
      <w:r>
        <w:rPr>
          <w:rFonts w:ascii="宋体" w:hAnsi="宋体" w:cs="宋体"/>
          <w:kern w:val="0"/>
          <w:sz w:val="24"/>
        </w:rPr>
        <w:br/>
      </w:r>
      <w:r>
        <w:rPr>
          <w:rFonts w:ascii="宋体" w:hAnsi="宋体" w:cs="宋体"/>
          <w:kern w:val="0"/>
          <w:sz w:val="24"/>
        </w:rPr>
        <w:t>【说明】原条款赔偿范围过宽且无上限，包含甲方及其客户的损失，且未限定损失的可预见性，可能导致乙方承担过重且不确定的赔偿责任。修改后明确赔偿范围仅限于甲方自身的直接经济损失，并设置赔偿上限，有效控制乙方风险。</w:t>
      </w:r>
      <w:r>
        <w:rPr>
          <w:rFonts w:ascii="宋体" w:hAnsi="宋体" w:cs="宋体"/>
          <w:kern w:val="0"/>
          <w:sz w:val="24"/>
        </w:rPr>
        <w:br/>
      </w:r>
      <w:r>
        <w:rPr>
          <w:rFonts w:ascii="宋体" w:hAnsi="宋体" w:cs="宋体"/>
          <w:kern w:val="0"/>
          <w:sz w:val="24"/>
        </w:rPr>
        <w:t>【修改建议】因乙方违反本协议给甲方造成损失的，应赔偿甲方因此所遭受的直接</w:t>
      </w:r>
      <w:r>
        <w:rPr>
          <w:rFonts w:ascii="宋体" w:hAnsi="宋体" w:cs="宋体"/>
          <w:strike/>
          <w:color w:val="999999"/>
          <w:kern w:val="0"/>
          <w:sz w:val="24"/>
        </w:rPr>
        <w:t>和间接的</w:t>
      </w:r>
      <w:r>
        <w:rPr>
          <w:rFonts w:ascii="宋体" w:hAnsi="宋体" w:cs="宋体"/>
          <w:kern w:val="0"/>
          <w:sz w:val="24"/>
        </w:rPr>
        <w:t>经济损失</w:t>
      </w:r>
      <w:r>
        <w:rPr>
          <w:rFonts w:ascii="宋体" w:hAnsi="宋体" w:cs="宋体"/>
          <w:strike/>
          <w:color w:val="999999"/>
          <w:kern w:val="0"/>
          <w:sz w:val="24"/>
        </w:rPr>
        <w:t>，包括但</w:t>
      </w:r>
      <w:r>
        <w:rPr>
          <w:rFonts w:ascii="宋体" w:hAnsi="宋体" w:cs="宋体"/>
          <w:color w:val="FF0000"/>
          <w:kern w:val="0"/>
          <w:sz w:val="24"/>
        </w:rPr>
        <w:t>。乙方的累计赔偿总额</w:t>
      </w:r>
      <w:r>
        <w:rPr>
          <w:rFonts w:ascii="宋体" w:hAnsi="宋体" w:cs="宋体"/>
          <w:kern w:val="0"/>
          <w:sz w:val="24"/>
        </w:rPr>
        <w:t>不</w:t>
      </w:r>
      <w:r>
        <w:rPr>
          <w:rFonts w:ascii="宋体" w:hAnsi="宋体" w:cs="宋体"/>
          <w:strike/>
          <w:color w:val="999999"/>
          <w:kern w:val="0"/>
          <w:sz w:val="24"/>
        </w:rPr>
        <w:t>限于</w:t>
      </w:r>
      <w:r>
        <w:rPr>
          <w:rFonts w:ascii="宋体" w:hAnsi="宋体" w:cs="宋体"/>
          <w:color w:val="FF0000"/>
          <w:kern w:val="0"/>
          <w:sz w:val="24"/>
        </w:rPr>
        <w:t>应超过</w:t>
      </w:r>
      <w:r>
        <w:rPr>
          <w:rFonts w:ascii="宋体" w:hAnsi="宋体" w:cs="宋体"/>
          <w:kern w:val="0"/>
          <w:sz w:val="24"/>
        </w:rPr>
        <w:t>甲方</w:t>
      </w:r>
      <w:r>
        <w:rPr>
          <w:rFonts w:ascii="宋体" w:hAnsi="宋体" w:cs="宋体"/>
          <w:strike/>
          <w:color w:val="999999"/>
          <w:kern w:val="0"/>
          <w:sz w:val="24"/>
        </w:rPr>
        <w:t>及甲</w:t>
      </w:r>
      <w:r>
        <w:rPr>
          <w:rFonts w:ascii="宋体" w:hAnsi="宋体" w:cs="宋体"/>
          <w:color w:val="FF0000"/>
          <w:kern w:val="0"/>
          <w:sz w:val="24"/>
        </w:rPr>
        <w:t>依据本协议向乙</w:t>
      </w:r>
      <w:r>
        <w:rPr>
          <w:rFonts w:ascii="宋体" w:hAnsi="宋体" w:cs="宋体"/>
          <w:kern w:val="0"/>
          <w:sz w:val="24"/>
        </w:rPr>
        <w:t>方</w:t>
      </w:r>
      <w:r>
        <w:rPr>
          <w:rFonts w:ascii="宋体" w:hAnsi="宋体" w:cs="宋体"/>
          <w:color w:val="FF0000"/>
          <w:kern w:val="0"/>
          <w:sz w:val="24"/>
        </w:rPr>
        <w:t>披露</w:t>
      </w:r>
      <w:r>
        <w:rPr>
          <w:rFonts w:ascii="宋体" w:hAnsi="宋体" w:cs="宋体"/>
          <w:kern w:val="0"/>
          <w:sz w:val="24"/>
        </w:rPr>
        <w:t>的</w:t>
      </w:r>
      <w:r>
        <w:rPr>
          <w:rFonts w:ascii="宋体" w:hAnsi="宋体" w:cs="宋体"/>
          <w:strike/>
          <w:color w:val="999999"/>
          <w:kern w:val="0"/>
          <w:sz w:val="24"/>
        </w:rPr>
        <w:t>客户投入</w:t>
      </w:r>
      <w:r>
        <w:rPr>
          <w:rFonts w:ascii="宋体" w:hAnsi="宋体" w:cs="宋体"/>
          <w:color w:val="FF0000"/>
          <w:kern w:val="0"/>
          <w:sz w:val="24"/>
        </w:rPr>
        <w:t>保密信息本身在披露时</w:t>
      </w:r>
      <w:r>
        <w:rPr>
          <w:rFonts w:ascii="宋体" w:hAnsi="宋体" w:cs="宋体"/>
          <w:kern w:val="0"/>
          <w:sz w:val="24"/>
        </w:rPr>
        <w:t>的</w:t>
      </w:r>
      <w:r>
        <w:rPr>
          <w:rFonts w:ascii="宋体" w:hAnsi="宋体" w:cs="宋体"/>
          <w:strike/>
          <w:color w:val="999999"/>
          <w:kern w:val="0"/>
          <w:sz w:val="24"/>
        </w:rPr>
        <w:t>人力、物力、财力等</w:t>
      </w:r>
      <w:r>
        <w:rPr>
          <w:rFonts w:ascii="宋体" w:hAnsi="宋体" w:cs="宋体"/>
          <w:color w:val="FF0000"/>
          <w:kern w:val="0"/>
          <w:sz w:val="24"/>
        </w:rPr>
        <w:t>合理市场价值</w:t>
      </w:r>
      <w:r>
        <w:rPr>
          <w:rFonts w:ascii="宋体" w:hAnsi="宋体" w:cs="宋体"/>
          <w:kern w:val="0"/>
          <w:sz w:val="24"/>
        </w:rPr>
        <w:t>。</w:t>
      </w:r>
    </w:p>
  </w:comment>
  <w:comment w:id="38" w:author="Mia" w:date="2026-02-05T16:02:00Z" w:initials="">
    <w:p w14:paraId="18062AC2" w14:textId="77777777" w:rsidR="00501B18" w:rsidRDefault="00D73DBF">
      <w:r>
        <w:rPr>
          <w:rFonts w:ascii="宋体" w:hAnsi="宋体" w:cs="宋体"/>
          <w:kern w:val="0"/>
          <w:sz w:val="24"/>
        </w:rPr>
        <w:t>【风险点】返还及销毁保密信息义务需限定条件并增加法定例外，修正错别字</w:t>
      </w:r>
      <w:r>
        <w:rPr>
          <w:rFonts w:ascii="宋体" w:hAnsi="宋体" w:cs="宋体"/>
          <w:kern w:val="0"/>
          <w:sz w:val="24"/>
        </w:rPr>
        <w:br/>
      </w:r>
      <w:r>
        <w:rPr>
          <w:rFonts w:ascii="宋体" w:hAnsi="宋体" w:cs="宋体"/>
          <w:kern w:val="0"/>
          <w:sz w:val="24"/>
        </w:rPr>
        <w:t>【说</w:t>
      </w:r>
      <w:r>
        <w:rPr>
          <w:rFonts w:ascii="宋体" w:hAnsi="宋体" w:cs="宋体"/>
          <w:kern w:val="0"/>
          <w:sz w:val="24"/>
        </w:rPr>
        <w:t>明】原条款对乙方返还资料的义务规定过于绝对，未区分协议终止原因且未考虑法定留存情形，且存在错别字。修改后明确返还发生于协议终止或解除后，设定合理履行期限，补充返还及销毁义务，并增加法律法规或合规要求的存档例外，同时修正</w:t>
      </w:r>
      <w:r>
        <w:rPr>
          <w:rFonts w:ascii="宋体" w:hAnsi="宋体" w:cs="宋体"/>
          <w:kern w:val="0"/>
          <w:sz w:val="24"/>
        </w:rPr>
        <w:t>“</w:t>
      </w:r>
      <w:r>
        <w:rPr>
          <w:rFonts w:ascii="宋体" w:hAnsi="宋体" w:cs="宋体"/>
          <w:kern w:val="0"/>
          <w:sz w:val="24"/>
        </w:rPr>
        <w:t>眷录</w:t>
      </w:r>
      <w:r>
        <w:rPr>
          <w:rFonts w:ascii="宋体" w:hAnsi="宋体" w:cs="宋体"/>
          <w:kern w:val="0"/>
          <w:sz w:val="24"/>
        </w:rPr>
        <w:t>”</w:t>
      </w:r>
      <w:r>
        <w:rPr>
          <w:rFonts w:ascii="宋体" w:hAnsi="宋体" w:cs="宋体"/>
          <w:kern w:val="0"/>
          <w:sz w:val="24"/>
        </w:rPr>
        <w:t>为</w:t>
      </w:r>
      <w:r>
        <w:rPr>
          <w:rFonts w:ascii="宋体" w:hAnsi="宋体" w:cs="宋体"/>
          <w:kern w:val="0"/>
          <w:sz w:val="24"/>
        </w:rPr>
        <w:t>“</w:t>
      </w:r>
      <w:r>
        <w:rPr>
          <w:rFonts w:ascii="宋体" w:hAnsi="宋体" w:cs="宋体"/>
          <w:kern w:val="0"/>
          <w:sz w:val="24"/>
        </w:rPr>
        <w:t>誊录</w:t>
      </w:r>
      <w:r>
        <w:rPr>
          <w:rFonts w:ascii="宋体" w:hAnsi="宋体" w:cs="宋体"/>
          <w:kern w:val="0"/>
          <w:sz w:val="24"/>
        </w:rPr>
        <w:t>”</w:t>
      </w:r>
      <w:r>
        <w:rPr>
          <w:rFonts w:ascii="宋体" w:hAnsi="宋体" w:cs="宋体"/>
          <w:kern w:val="0"/>
          <w:sz w:val="24"/>
        </w:rPr>
        <w:t>，提升条款公平性和可操作性，降低乙方风险。</w:t>
      </w:r>
      <w:r>
        <w:rPr>
          <w:rFonts w:ascii="宋体" w:hAnsi="宋体" w:cs="宋体"/>
          <w:kern w:val="0"/>
          <w:sz w:val="24"/>
        </w:rPr>
        <w:br/>
      </w:r>
      <w:r>
        <w:rPr>
          <w:rFonts w:ascii="宋体" w:hAnsi="宋体" w:cs="宋体"/>
          <w:kern w:val="0"/>
          <w:sz w:val="24"/>
        </w:rPr>
        <w:t>【修改建议】</w:t>
      </w:r>
      <w:r>
        <w:rPr>
          <w:rFonts w:ascii="宋体" w:hAnsi="宋体" w:cs="宋体"/>
          <w:strike/>
          <w:color w:val="999999"/>
          <w:kern w:val="0"/>
          <w:sz w:val="24"/>
        </w:rPr>
        <w:t>无论何种原因致使甲、乙双方不能继续执行</w:t>
      </w:r>
      <w:r>
        <w:rPr>
          <w:rFonts w:ascii="宋体" w:hAnsi="宋体" w:cs="宋体"/>
          <w:color w:val="FF0000"/>
          <w:kern w:val="0"/>
          <w:sz w:val="24"/>
        </w:rPr>
        <w:t>在</w:t>
      </w:r>
      <w:r>
        <w:rPr>
          <w:rFonts w:ascii="宋体" w:hAnsi="宋体" w:cs="宋体"/>
          <w:kern w:val="0"/>
          <w:sz w:val="24"/>
        </w:rPr>
        <w:t>本协议</w:t>
      </w:r>
      <w:r>
        <w:rPr>
          <w:rFonts w:ascii="宋体" w:hAnsi="宋体" w:cs="宋体"/>
          <w:color w:val="FF0000"/>
          <w:kern w:val="0"/>
          <w:sz w:val="24"/>
        </w:rPr>
        <w:t>终止或解除后十日内</w:t>
      </w:r>
      <w:r>
        <w:rPr>
          <w:rFonts w:ascii="宋体" w:hAnsi="宋体" w:cs="宋体"/>
          <w:kern w:val="0"/>
          <w:sz w:val="24"/>
        </w:rPr>
        <w:t>，乙方</w:t>
      </w:r>
      <w:r>
        <w:rPr>
          <w:rFonts w:ascii="宋体" w:hAnsi="宋体" w:cs="宋体"/>
          <w:strike/>
          <w:color w:val="999999"/>
          <w:kern w:val="0"/>
          <w:sz w:val="24"/>
        </w:rPr>
        <w:t>保证无条件、无偿把所有</w:t>
      </w:r>
      <w:r>
        <w:rPr>
          <w:rFonts w:ascii="宋体" w:hAnsi="宋体" w:cs="宋体"/>
          <w:color w:val="FF0000"/>
          <w:kern w:val="0"/>
          <w:sz w:val="24"/>
        </w:rPr>
        <w:t>应将</w:t>
      </w:r>
      <w:r>
        <w:rPr>
          <w:rFonts w:ascii="宋体" w:hAnsi="宋体" w:cs="宋体"/>
          <w:kern w:val="0"/>
          <w:sz w:val="24"/>
        </w:rPr>
        <w:t>从甲方</w:t>
      </w:r>
      <w:r>
        <w:rPr>
          <w:rFonts w:ascii="宋体" w:hAnsi="宋体" w:cs="宋体"/>
          <w:strike/>
          <w:color w:val="999999"/>
          <w:kern w:val="0"/>
          <w:sz w:val="24"/>
        </w:rPr>
        <w:t>得到</w:t>
      </w:r>
      <w:r>
        <w:rPr>
          <w:rFonts w:ascii="宋体" w:hAnsi="宋体" w:cs="宋体"/>
          <w:color w:val="FF0000"/>
          <w:kern w:val="0"/>
          <w:sz w:val="24"/>
        </w:rPr>
        <w:t>获取</w:t>
      </w:r>
      <w:r>
        <w:rPr>
          <w:rFonts w:ascii="宋体" w:hAnsi="宋体" w:cs="宋体"/>
          <w:kern w:val="0"/>
          <w:sz w:val="24"/>
        </w:rPr>
        <w:t>的</w:t>
      </w:r>
      <w:r>
        <w:rPr>
          <w:rFonts w:ascii="宋体" w:hAnsi="宋体" w:cs="宋体"/>
          <w:color w:val="FF0000"/>
          <w:kern w:val="0"/>
          <w:sz w:val="24"/>
        </w:rPr>
        <w:t>全部</w:t>
      </w:r>
      <w:r>
        <w:rPr>
          <w:rFonts w:ascii="宋体" w:hAnsi="宋体" w:cs="宋体"/>
          <w:kern w:val="0"/>
          <w:sz w:val="24"/>
        </w:rPr>
        <w:t>与该项目相关的</w:t>
      </w:r>
      <w:r>
        <w:rPr>
          <w:rFonts w:ascii="宋体" w:hAnsi="宋体" w:cs="宋体"/>
          <w:strike/>
          <w:color w:val="999999"/>
          <w:kern w:val="0"/>
          <w:sz w:val="24"/>
        </w:rPr>
        <w:t>一切</w:t>
      </w:r>
      <w:r>
        <w:rPr>
          <w:rFonts w:ascii="宋体" w:hAnsi="宋体" w:cs="宋体"/>
          <w:kern w:val="0"/>
          <w:sz w:val="24"/>
        </w:rPr>
        <w:t>技术资料文件的</w:t>
      </w:r>
      <w:r>
        <w:rPr>
          <w:rFonts w:ascii="宋体" w:hAnsi="宋体" w:cs="宋体"/>
          <w:color w:val="FF0000"/>
          <w:kern w:val="0"/>
          <w:sz w:val="24"/>
        </w:rPr>
        <w:t>载体（包括</w:t>
      </w:r>
      <w:r>
        <w:rPr>
          <w:rFonts w:ascii="宋体" w:hAnsi="宋体" w:cs="宋体"/>
          <w:kern w:val="0"/>
          <w:sz w:val="24"/>
        </w:rPr>
        <w:t>原件</w:t>
      </w:r>
      <w:r>
        <w:rPr>
          <w:rFonts w:ascii="宋体" w:hAnsi="宋体" w:cs="宋体"/>
          <w:strike/>
          <w:color w:val="999999"/>
          <w:kern w:val="0"/>
          <w:sz w:val="24"/>
        </w:rPr>
        <w:t>和一切</w:t>
      </w:r>
      <w:r>
        <w:rPr>
          <w:rFonts w:ascii="宋体" w:hAnsi="宋体" w:cs="宋体"/>
          <w:color w:val="FF0000"/>
          <w:kern w:val="0"/>
          <w:sz w:val="24"/>
        </w:rPr>
        <w:t>、</w:t>
      </w:r>
      <w:r>
        <w:rPr>
          <w:rFonts w:ascii="宋体" w:hAnsi="宋体" w:cs="宋体"/>
          <w:kern w:val="0"/>
          <w:sz w:val="24"/>
        </w:rPr>
        <w:t>复印</w:t>
      </w:r>
      <w:r>
        <w:rPr>
          <w:rFonts w:ascii="宋体" w:hAnsi="宋体" w:cs="宋体"/>
          <w:color w:val="FF0000"/>
          <w:kern w:val="0"/>
          <w:sz w:val="24"/>
        </w:rPr>
        <w:t>件</w:t>
      </w:r>
      <w:r>
        <w:rPr>
          <w:rFonts w:ascii="宋体" w:hAnsi="宋体" w:cs="宋体"/>
          <w:kern w:val="0"/>
          <w:sz w:val="24"/>
        </w:rPr>
        <w:t>、</w:t>
      </w:r>
      <w:r>
        <w:rPr>
          <w:rFonts w:ascii="宋体" w:hAnsi="宋体" w:cs="宋体"/>
          <w:strike/>
          <w:color w:val="999999"/>
          <w:kern w:val="0"/>
          <w:sz w:val="24"/>
        </w:rPr>
        <w:t>眷</w:t>
      </w:r>
      <w:r>
        <w:rPr>
          <w:rFonts w:ascii="宋体" w:hAnsi="宋体" w:cs="宋体"/>
          <w:color w:val="FF0000"/>
          <w:kern w:val="0"/>
          <w:sz w:val="24"/>
        </w:rPr>
        <w:t>誊</w:t>
      </w:r>
      <w:r>
        <w:rPr>
          <w:rFonts w:ascii="宋体" w:hAnsi="宋体" w:cs="宋体"/>
          <w:kern w:val="0"/>
          <w:sz w:val="24"/>
        </w:rPr>
        <w:t>录</w:t>
      </w:r>
      <w:r>
        <w:rPr>
          <w:rFonts w:ascii="宋体" w:hAnsi="宋体" w:cs="宋体"/>
          <w:color w:val="FF0000"/>
          <w:kern w:val="0"/>
          <w:sz w:val="24"/>
        </w:rPr>
        <w:t>件</w:t>
      </w:r>
      <w:r>
        <w:rPr>
          <w:rFonts w:ascii="宋体" w:hAnsi="宋体" w:cs="宋体"/>
          <w:kern w:val="0"/>
          <w:sz w:val="24"/>
        </w:rPr>
        <w:t>及</w:t>
      </w:r>
      <w:r>
        <w:rPr>
          <w:rFonts w:ascii="宋体" w:hAnsi="宋体" w:cs="宋体"/>
          <w:strike/>
          <w:color w:val="999999"/>
          <w:kern w:val="0"/>
          <w:sz w:val="24"/>
        </w:rPr>
        <w:t>其它已读入记忆的</w:t>
      </w:r>
      <w:r>
        <w:rPr>
          <w:rFonts w:ascii="宋体" w:hAnsi="宋体" w:cs="宋体"/>
          <w:color w:val="FF0000"/>
          <w:kern w:val="0"/>
          <w:sz w:val="24"/>
        </w:rPr>
        <w:t>存储于有形</w:t>
      </w:r>
      <w:r>
        <w:rPr>
          <w:rFonts w:ascii="宋体" w:hAnsi="宋体" w:cs="宋体"/>
          <w:kern w:val="0"/>
          <w:sz w:val="24"/>
        </w:rPr>
        <w:t>媒体</w:t>
      </w:r>
      <w:r>
        <w:rPr>
          <w:rFonts w:ascii="宋体" w:hAnsi="宋体" w:cs="宋体"/>
          <w:strike/>
          <w:color w:val="999999"/>
          <w:kern w:val="0"/>
          <w:sz w:val="24"/>
        </w:rPr>
        <w:t>等</w:t>
      </w:r>
      <w:r>
        <w:rPr>
          <w:rFonts w:ascii="宋体" w:hAnsi="宋体" w:cs="宋体"/>
          <w:color w:val="FF0000"/>
          <w:kern w:val="0"/>
          <w:sz w:val="24"/>
        </w:rPr>
        <w:t>中的电子</w:t>
      </w:r>
      <w:r>
        <w:rPr>
          <w:rFonts w:ascii="宋体" w:hAnsi="宋体" w:cs="宋体"/>
          <w:kern w:val="0"/>
          <w:sz w:val="24"/>
        </w:rPr>
        <w:t>信息资料</w:t>
      </w:r>
      <w:r>
        <w:rPr>
          <w:rFonts w:ascii="宋体" w:hAnsi="宋体" w:cs="宋体"/>
          <w:strike/>
          <w:color w:val="999999"/>
          <w:kern w:val="0"/>
          <w:sz w:val="24"/>
        </w:rPr>
        <w:t>交</w:t>
      </w:r>
      <w:r>
        <w:rPr>
          <w:rFonts w:ascii="宋体" w:hAnsi="宋体" w:cs="宋体"/>
          <w:color w:val="FF0000"/>
          <w:kern w:val="0"/>
          <w:sz w:val="24"/>
        </w:rPr>
        <w:t>）返</w:t>
      </w:r>
      <w:r>
        <w:rPr>
          <w:rFonts w:ascii="宋体" w:hAnsi="宋体" w:cs="宋体"/>
          <w:kern w:val="0"/>
          <w:sz w:val="24"/>
        </w:rPr>
        <w:t>还</w:t>
      </w:r>
      <w:r>
        <w:rPr>
          <w:rFonts w:ascii="宋体" w:hAnsi="宋体" w:cs="宋体"/>
          <w:strike/>
          <w:color w:val="999999"/>
          <w:kern w:val="0"/>
          <w:sz w:val="24"/>
        </w:rPr>
        <w:t>给</w:t>
      </w:r>
      <w:r>
        <w:rPr>
          <w:rFonts w:ascii="宋体" w:hAnsi="宋体" w:cs="宋体"/>
          <w:kern w:val="0"/>
          <w:sz w:val="24"/>
        </w:rPr>
        <w:t>甲方</w:t>
      </w:r>
      <w:r>
        <w:rPr>
          <w:rFonts w:ascii="宋体" w:hAnsi="宋体" w:cs="宋体"/>
          <w:color w:val="FF0000"/>
          <w:kern w:val="0"/>
          <w:sz w:val="24"/>
        </w:rPr>
        <w:t>或按甲方要求销毁，但根据相关法律法规或内部合规要求必须存档的副本除外</w:t>
      </w:r>
      <w:r>
        <w:rPr>
          <w:rFonts w:ascii="宋体" w:hAnsi="宋体" w:cs="宋体"/>
          <w:kern w:val="0"/>
          <w:sz w:val="24"/>
        </w:rPr>
        <w:t>。甲方将保留对有关本协议所述保密信息因乙方原因外泄而造成甲方损失的索赔权利。</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4642B7D" w15:done="0"/>
  <w15:commentEx w15:paraId="58C7810E" w15:done="0"/>
  <w15:commentEx w15:paraId="16BB6BFF" w15:done="0"/>
  <w15:commentEx w15:paraId="64404202" w15:done="0"/>
  <w15:commentEx w15:paraId="38C63F06" w15:done="0"/>
  <w15:commentEx w15:paraId="7B6C00F5" w15:done="0"/>
  <w15:commentEx w15:paraId="18062AC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861559" w14:textId="77777777" w:rsidR="00000000" w:rsidRDefault="00D73DBF">
      <w:r>
        <w:separator/>
      </w:r>
    </w:p>
  </w:endnote>
  <w:endnote w:type="continuationSeparator" w:id="0">
    <w:p w14:paraId="537A2D84" w14:textId="77777777" w:rsidR="00000000" w:rsidRDefault="00D73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501B18" w:rsidRDefault="00D73DBF">
    <w:pPr>
      <w:pStyle w:val="a7"/>
    </w:pPr>
    <w:r>
      <w:pict w14:anchorId="3B8880A4">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501B18" w:rsidRDefault="00501B18">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FCD706" w14:textId="77777777" w:rsidR="00000000" w:rsidRDefault="00D73DBF">
      <w:r>
        <w:separator/>
      </w:r>
    </w:p>
  </w:footnote>
  <w:footnote w:type="continuationSeparator" w:id="0">
    <w:p w14:paraId="52E92F78" w14:textId="77777777" w:rsidR="00000000" w:rsidRDefault="00D73DBF">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382510"/>
    <w:rsid w:val="004C0120"/>
    <w:rsid w:val="00501B18"/>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73DBF"/>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93D80901-66FD-4501-9282-4E37796A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D73DBF"/>
    <w:rPr>
      <w:sz w:val="18"/>
      <w:szCs w:val="18"/>
    </w:rPr>
  </w:style>
  <w:style w:type="character" w:customStyle="1" w:styleId="af">
    <w:name w:val="批注框文本 字符"/>
    <w:basedOn w:val="a0"/>
    <w:link w:val="ae"/>
    <w:rsid w:val="00D73DBF"/>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1464</Characters>
  <Application>Microsoft Office Word</Application>
  <DocSecurity>0</DocSecurity>
  <Lines>12</Lines>
  <Paragraphs>3</Paragraphs>
  <ScaleCrop>false</ScaleCrop>
  <Company>lingtong</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2026-03-16T02:41:00Z</dcterms:created>
  <dcterms:modified xsi:type="dcterms:W3CDTF">2026-03-16T02:41:00Z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