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994FE7" w:rsidRDefault="008F212D">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994FE7" w:rsidRDefault="00994FE7">
      <w:pPr>
        <w:adjustRightInd w:val="0"/>
        <w:snapToGrid w:val="0"/>
        <w:spacing w:line="240" w:lineRule="atLeast"/>
        <w:rPr>
          <w:rFonts w:ascii="宋体" w:hAnsi="宋体"/>
          <w:b/>
          <w:sz w:val="22"/>
          <w:szCs w:val="22"/>
        </w:rPr>
      </w:pPr>
    </w:p>
    <w:p w14:paraId="3D4CE730" w14:textId="77777777" w:rsidR="00994FE7" w:rsidRDefault="008F212D">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994FE7" w:rsidRDefault="00994FE7">
      <w:pPr>
        <w:adjustRightInd w:val="0"/>
        <w:snapToGrid w:val="0"/>
        <w:spacing w:line="240" w:lineRule="atLeast"/>
        <w:rPr>
          <w:rFonts w:ascii="宋体" w:hAnsi="宋体"/>
          <w:b/>
          <w:sz w:val="22"/>
          <w:szCs w:val="22"/>
        </w:rPr>
      </w:pPr>
    </w:p>
    <w:p w14:paraId="004F36F8" w14:textId="77777777" w:rsidR="00994FE7" w:rsidRDefault="008F212D">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994FE7" w:rsidRDefault="00994FE7">
      <w:pPr>
        <w:adjustRightInd w:val="0"/>
        <w:snapToGrid w:val="0"/>
        <w:spacing w:line="240" w:lineRule="atLeast"/>
        <w:rPr>
          <w:rFonts w:ascii="宋体" w:hAnsi="宋体"/>
          <w:b/>
          <w:sz w:val="22"/>
          <w:szCs w:val="22"/>
        </w:rPr>
      </w:pPr>
    </w:p>
    <w:p w14:paraId="1995A779" w14:textId="77777777" w:rsidR="00994FE7" w:rsidRDefault="008F212D">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994FE7" w:rsidRDefault="008F212D">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994FE7" w:rsidRDefault="00994FE7">
      <w:pPr>
        <w:adjustRightInd w:val="0"/>
        <w:snapToGrid w:val="0"/>
        <w:spacing w:line="240" w:lineRule="atLeast"/>
        <w:ind w:left="416" w:hanging="416"/>
        <w:rPr>
          <w:rFonts w:ascii="宋体" w:hAnsi="宋体"/>
          <w:sz w:val="22"/>
          <w:szCs w:val="22"/>
        </w:rPr>
      </w:pPr>
    </w:p>
    <w:p w14:paraId="7F56370A" w14:textId="77777777" w:rsidR="00994FE7" w:rsidRDefault="008F212D">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994FE7" w:rsidRDefault="00994FE7">
      <w:pPr>
        <w:adjustRightInd w:val="0"/>
        <w:snapToGrid w:val="0"/>
        <w:spacing w:line="240" w:lineRule="atLeast"/>
        <w:ind w:left="416" w:hanging="416"/>
        <w:rPr>
          <w:rFonts w:ascii="宋体" w:hAnsi="宋体"/>
          <w:sz w:val="22"/>
          <w:szCs w:val="22"/>
        </w:rPr>
      </w:pPr>
    </w:p>
    <w:p w14:paraId="02172172" w14:textId="77777777" w:rsidR="00994FE7" w:rsidRDefault="008F212D">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994FE7" w:rsidRDefault="00994FE7">
      <w:pPr>
        <w:adjustRightInd w:val="0"/>
        <w:snapToGrid w:val="0"/>
        <w:spacing w:line="240" w:lineRule="atLeast"/>
        <w:ind w:left="416" w:hanging="416"/>
        <w:rPr>
          <w:rFonts w:ascii="宋体" w:hAnsi="宋体"/>
          <w:sz w:val="22"/>
          <w:szCs w:val="22"/>
        </w:rPr>
      </w:pPr>
    </w:p>
    <w:p w14:paraId="7F8C1199" w14:textId="77777777" w:rsidR="00994FE7" w:rsidRDefault="008F212D">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994FE7" w:rsidRDefault="00994FE7">
      <w:pPr>
        <w:pStyle w:val="a5"/>
        <w:adjustRightInd w:val="0"/>
        <w:snapToGrid w:val="0"/>
        <w:spacing w:line="240" w:lineRule="atLeast"/>
        <w:jc w:val="both"/>
        <w:rPr>
          <w:rFonts w:ascii="宋体" w:eastAsia="宋体" w:hAnsi="宋体"/>
          <w:b/>
          <w:sz w:val="22"/>
          <w:szCs w:val="22"/>
        </w:rPr>
      </w:pPr>
    </w:p>
    <w:p w14:paraId="71D599FE" w14:textId="77777777" w:rsidR="00994FE7" w:rsidRDefault="008F212D">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994FE7" w:rsidRDefault="00994FE7">
      <w:pPr>
        <w:pStyle w:val="a5"/>
        <w:adjustRightInd w:val="0"/>
        <w:snapToGrid w:val="0"/>
        <w:spacing w:line="240" w:lineRule="atLeast"/>
        <w:rPr>
          <w:rFonts w:ascii="宋体" w:eastAsia="宋体" w:hAnsi="宋体"/>
          <w:b/>
          <w:sz w:val="22"/>
          <w:szCs w:val="22"/>
        </w:rPr>
      </w:pPr>
    </w:p>
    <w:p w14:paraId="2979558B" w14:textId="77777777" w:rsidR="00994FE7" w:rsidRDefault="008F212D">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994FE7" w:rsidRDefault="00994FE7">
      <w:pPr>
        <w:adjustRightInd w:val="0"/>
        <w:snapToGrid w:val="0"/>
        <w:spacing w:line="240" w:lineRule="atLeast"/>
        <w:ind w:left="416" w:hanging="416"/>
        <w:rPr>
          <w:rFonts w:ascii="宋体" w:hAnsi="宋体"/>
          <w:sz w:val="22"/>
          <w:szCs w:val="22"/>
        </w:rPr>
      </w:pPr>
    </w:p>
    <w:p w14:paraId="7CC4CA8E" w14:textId="77777777" w:rsidR="00994FE7" w:rsidRDefault="008F212D">
      <w:pPr>
        <w:adjustRightInd w:val="0"/>
        <w:snapToGrid w:val="0"/>
        <w:spacing w:line="240" w:lineRule="atLeast"/>
        <w:rPr>
          <w:rFonts w:ascii="宋体" w:hAnsi="宋体"/>
          <w:sz w:val="22"/>
          <w:szCs w:val="22"/>
        </w:rPr>
      </w:pPr>
      <w:bookmarkStart w:id="3" w:name="auto_fouce_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w:t>
      </w:r>
      <w:del w:id="4" w:author="Mia" w:date="2026-02-05T15:26:00Z">
        <w:r>
          <w:rPr>
            <w:rFonts w:ascii="宋体" w:hAnsi="宋体" w:hint="eastAsia"/>
            <w:sz w:val="22"/>
            <w:szCs w:val="22"/>
          </w:rPr>
          <w:delText>研究</w:delText>
        </w:r>
      </w:del>
      <w:ins w:id="5" w:author="Mia" w:date="2026-02-05T15:26:00Z">
        <w:r>
          <w:rPr>
            <w:rFonts w:ascii="宋体" w:hAnsi="宋体" w:hint="eastAsia"/>
            <w:sz w:val="22"/>
            <w:szCs w:val="22"/>
            <w:lang w:eastAsia=""/>
          </w:rPr>
          <w:t>开展</w:t>
        </w:r>
      </w:ins>
      <w:r>
        <w:rPr>
          <w:rFonts w:ascii="宋体" w:hAnsi="宋体" w:hint="eastAsia"/>
          <w:b/>
          <w:sz w:val="22"/>
          <w:szCs w:val="22"/>
        </w:rPr>
        <w:t>该项目</w:t>
      </w:r>
      <w:ins w:id="6" w:author="Mia" w:date="2026-02-05T15:26:00Z">
        <w:r>
          <w:rPr>
            <w:rFonts w:ascii="宋体" w:hAnsi="宋体" w:hint="eastAsia"/>
            <w:b/>
            <w:sz w:val="22"/>
            <w:szCs w:val="22"/>
            <w:lang w:eastAsia=""/>
          </w:rPr>
          <w:t>的开发设计和试制工作</w:t>
        </w:r>
      </w:ins>
      <w:r>
        <w:rPr>
          <w:rFonts w:ascii="宋体" w:hAnsi="宋体" w:hint="eastAsia"/>
          <w:sz w:val="22"/>
          <w:szCs w:val="22"/>
        </w:rPr>
        <w:t>。</w:t>
      </w:r>
      <w:bookmarkEnd w:id="3"/>
    </w:p>
    <w:p w14:paraId="761DA8B2" w14:textId="77777777" w:rsidR="00994FE7" w:rsidRDefault="00994FE7">
      <w:pPr>
        <w:adjustRightInd w:val="0"/>
        <w:snapToGrid w:val="0"/>
        <w:spacing w:line="240" w:lineRule="atLeast"/>
        <w:rPr>
          <w:rFonts w:ascii="宋体" w:hAnsi="宋体"/>
          <w:sz w:val="22"/>
          <w:szCs w:val="22"/>
        </w:rPr>
      </w:pPr>
    </w:p>
    <w:p w14:paraId="210B5D69" w14:textId="77777777" w:rsidR="00994FE7" w:rsidRDefault="008F212D">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994FE7" w:rsidRDefault="008F212D">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994FE7" w:rsidRDefault="008F212D">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994FE7" w:rsidRDefault="008F212D">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994FE7" w:rsidRDefault="00994FE7">
      <w:pPr>
        <w:tabs>
          <w:tab w:val="left" w:pos="540"/>
        </w:tabs>
        <w:adjustRightInd w:val="0"/>
        <w:snapToGrid w:val="0"/>
        <w:spacing w:line="240" w:lineRule="atLeast"/>
        <w:ind w:left="420" w:hanging="420"/>
        <w:rPr>
          <w:rFonts w:ascii="宋体" w:hAnsi="宋体"/>
          <w:sz w:val="22"/>
          <w:szCs w:val="22"/>
        </w:rPr>
      </w:pPr>
    </w:p>
    <w:p w14:paraId="63795E2D" w14:textId="77777777" w:rsidR="00994FE7" w:rsidRDefault="008F212D">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7" w:name="auto_fouce_7"/>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8" w:author="Mia" w:date="2026-02-05T15:31:00Z">
        <w:r>
          <w:rPr>
            <w:rFonts w:ascii="宋体" w:hAnsi="宋体" w:hint="eastAsia"/>
            <w:sz w:val="22"/>
            <w:szCs w:val="22"/>
            <w:lang w:eastAsia=""/>
          </w:rPr>
          <w:t>但因法律法规、司法机关或行政机关的强制性要求而必须披露的除外，乙方应在披露前尽可能提前合理时间通知甲方，并协助甲方采取必要的保密措施。</w:t>
        </w:r>
      </w:ins>
      <w:bookmarkEnd w:id="7"/>
    </w:p>
    <w:p w14:paraId="21606E85" w14:textId="77777777" w:rsidR="00994FE7" w:rsidRDefault="00994FE7">
      <w:pPr>
        <w:tabs>
          <w:tab w:val="left" w:pos="540"/>
        </w:tabs>
        <w:adjustRightInd w:val="0"/>
        <w:snapToGrid w:val="0"/>
        <w:spacing w:line="240" w:lineRule="atLeast"/>
        <w:ind w:left="420" w:hanging="420"/>
        <w:rPr>
          <w:rFonts w:ascii="宋体" w:hAnsi="宋体"/>
          <w:sz w:val="22"/>
          <w:szCs w:val="22"/>
        </w:rPr>
      </w:pPr>
    </w:p>
    <w:p w14:paraId="00C1CA2C" w14:textId="77777777" w:rsidR="00994FE7" w:rsidRDefault="008F212D">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994FE7" w:rsidRDefault="00994FE7">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994FE7" w:rsidRDefault="008F212D">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w:t>
      </w:r>
      <w:r>
        <w:rPr>
          <w:rFonts w:ascii="宋体" w:hAnsi="宋体" w:hint="eastAsia"/>
          <w:sz w:val="22"/>
          <w:szCs w:val="22"/>
        </w:rPr>
        <w:t>乙方将承担赔偿甲方损失的连带责任。甲方有权立即终止与乙方的一切商务活动。</w:t>
      </w:r>
    </w:p>
    <w:p w14:paraId="3656C720" w14:textId="77777777" w:rsidR="00994FE7" w:rsidRDefault="00994FE7">
      <w:pPr>
        <w:tabs>
          <w:tab w:val="left" w:pos="540"/>
        </w:tabs>
        <w:adjustRightInd w:val="0"/>
        <w:snapToGrid w:val="0"/>
        <w:spacing w:line="240" w:lineRule="atLeast"/>
        <w:jc w:val="left"/>
        <w:rPr>
          <w:rFonts w:ascii="宋体" w:hAnsi="宋体"/>
          <w:sz w:val="22"/>
          <w:szCs w:val="22"/>
        </w:rPr>
      </w:pPr>
    </w:p>
    <w:p w14:paraId="51D35C42" w14:textId="77777777" w:rsidR="00994FE7" w:rsidRDefault="00994FE7">
      <w:pPr>
        <w:adjustRightInd w:val="0"/>
        <w:snapToGrid w:val="0"/>
        <w:spacing w:line="240" w:lineRule="atLeast"/>
        <w:ind w:firstLineChars="100" w:firstLine="220"/>
        <w:rPr>
          <w:rFonts w:ascii="宋体" w:hAnsi="宋体"/>
          <w:sz w:val="22"/>
          <w:szCs w:val="22"/>
        </w:rPr>
      </w:pPr>
    </w:p>
    <w:p w14:paraId="4E602733" w14:textId="77777777" w:rsidR="00994FE7" w:rsidRDefault="008F212D">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994FE7" w:rsidRDefault="00994FE7">
      <w:pPr>
        <w:adjustRightInd w:val="0"/>
        <w:snapToGrid w:val="0"/>
        <w:spacing w:line="240" w:lineRule="atLeast"/>
        <w:ind w:firstLineChars="100" w:firstLine="220"/>
        <w:rPr>
          <w:rFonts w:ascii="宋体" w:hAnsi="宋体"/>
          <w:sz w:val="22"/>
          <w:szCs w:val="22"/>
        </w:rPr>
      </w:pPr>
    </w:p>
    <w:p w14:paraId="32F09951" w14:textId="77777777" w:rsidR="00994FE7" w:rsidRDefault="008F212D">
      <w:pPr>
        <w:adjustRightInd w:val="0"/>
        <w:snapToGrid w:val="0"/>
        <w:spacing w:line="240" w:lineRule="atLeast"/>
        <w:rPr>
          <w:rFonts w:ascii="宋体" w:hAnsi="宋体"/>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00E881B4" w14:textId="77777777" w:rsidR="00994FE7" w:rsidRDefault="00994FE7">
      <w:pPr>
        <w:adjustRightInd w:val="0"/>
        <w:snapToGrid w:val="0"/>
        <w:spacing w:line="240" w:lineRule="atLeast"/>
        <w:rPr>
          <w:rFonts w:ascii="宋体" w:hAnsi="宋体"/>
          <w:sz w:val="22"/>
          <w:szCs w:val="22"/>
        </w:rPr>
      </w:pPr>
    </w:p>
    <w:p w14:paraId="4EF5BF6C" w14:textId="77777777" w:rsidR="00994FE7" w:rsidRDefault="008F212D">
      <w:pPr>
        <w:adjustRightInd w:val="0"/>
        <w:snapToGrid w:val="0"/>
        <w:spacing w:line="240" w:lineRule="atLeast"/>
        <w:rPr>
          <w:rFonts w:ascii="宋体" w:hAnsi="宋体"/>
          <w:sz w:val="22"/>
          <w:szCs w:val="22"/>
        </w:rPr>
      </w:pPr>
      <w:r>
        <w:rPr>
          <w:rFonts w:ascii="宋体" w:hAnsi="宋体" w:hint="eastAsia"/>
          <w:sz w:val="22"/>
          <w:szCs w:val="22"/>
        </w:rPr>
        <w:t>3.6</w:t>
      </w:r>
      <w:bookmarkStart w:id="9" w:name="auto_fouce_12"/>
      <w:del w:id="10" w:author="Mia" w:date="2026-02-05T15:34:00Z">
        <w:r>
          <w:rPr>
            <w:rFonts w:ascii="宋体" w:hAnsi="宋体" w:hint="eastAsia"/>
            <w:sz w:val="22"/>
            <w:szCs w:val="22"/>
          </w:rPr>
          <w:delText>甲</w:delText>
        </w:r>
      </w:del>
      <w:ins w:id="11" w:author="Mia" w:date="2026-02-05T15:34:00Z">
        <w:r>
          <w:rPr>
            <w:rFonts w:ascii="宋体" w:hAnsi="宋体" w:hint="eastAsia"/>
            <w:sz w:val="22"/>
            <w:szCs w:val="22"/>
            <w:lang w:eastAsia=""/>
          </w:rPr>
          <w:t>乙</w:t>
        </w:r>
      </w:ins>
      <w:r>
        <w:rPr>
          <w:rFonts w:ascii="宋体" w:hAnsi="宋体" w:hint="eastAsia"/>
          <w:sz w:val="22"/>
          <w:szCs w:val="22"/>
        </w:rPr>
        <w:t>方将</w:t>
      </w:r>
      <w:del w:id="12" w:author="Mia" w:date="2026-02-05T15:34:00Z">
        <w:r>
          <w:rPr>
            <w:rFonts w:ascii="宋体" w:hAnsi="宋体" w:hint="eastAsia"/>
            <w:sz w:val="22"/>
            <w:szCs w:val="22"/>
          </w:rPr>
          <w:delText>乙</w:delText>
        </w:r>
      </w:del>
      <w:ins w:id="13" w:author="Mia" w:date="2026-02-05T15:34:00Z">
        <w:r>
          <w:rPr>
            <w:rFonts w:ascii="宋体" w:hAnsi="宋体" w:hint="eastAsia"/>
            <w:sz w:val="22"/>
            <w:szCs w:val="22"/>
            <w:lang w:eastAsia=""/>
          </w:rPr>
          <w:t>从</w:t>
        </w:r>
      </w:ins>
      <w:r>
        <w:rPr>
          <w:rFonts w:ascii="宋体" w:hAnsi="宋体" w:hint="eastAsia"/>
          <w:sz w:val="22"/>
          <w:szCs w:val="22"/>
        </w:rPr>
        <w:t>甲方获得的</w:t>
      </w:r>
      <w:ins w:id="14" w:author="Mia" w:date="2026-02-05T15:34:00Z">
        <w:r>
          <w:rPr>
            <w:rFonts w:ascii="宋体" w:hAnsi="宋体" w:hint="eastAsia"/>
            <w:sz w:val="22"/>
            <w:szCs w:val="22"/>
            <w:lang w:eastAsia=""/>
          </w:rPr>
          <w:t>与本项目相关的</w:t>
        </w:r>
      </w:ins>
      <w:r>
        <w:rPr>
          <w:rFonts w:ascii="宋体" w:hAnsi="宋体" w:hint="eastAsia"/>
          <w:sz w:val="22"/>
          <w:szCs w:val="22"/>
        </w:rPr>
        <w:t>零部件价格资料、零部件结构图纸、技术规格、实验方法等信息当作机密对待，不向除</w:t>
      </w:r>
      <w:del w:id="15" w:author="Mia" w:date="2026-02-05T15:34:00Z">
        <w:r>
          <w:rPr>
            <w:rFonts w:ascii="宋体" w:hAnsi="宋体" w:hint="eastAsia"/>
            <w:sz w:val="22"/>
            <w:szCs w:val="22"/>
          </w:rPr>
          <w:delText>甲</w:delText>
        </w:r>
      </w:del>
      <w:ins w:id="16" w:author="Mia" w:date="2026-02-05T15:34:00Z">
        <w:r>
          <w:rPr>
            <w:rFonts w:ascii="宋体" w:hAnsi="宋体" w:hint="eastAsia"/>
            <w:sz w:val="22"/>
            <w:szCs w:val="22"/>
            <w:lang w:eastAsia=""/>
          </w:rPr>
          <w:t>乙</w:t>
        </w:r>
      </w:ins>
      <w:r>
        <w:rPr>
          <w:rFonts w:ascii="宋体" w:hAnsi="宋体" w:hint="eastAsia"/>
          <w:sz w:val="22"/>
          <w:szCs w:val="22"/>
        </w:rPr>
        <w:t>方职工以外的其他任何人出示，并不使其发生灭失、丢失等事故。</w:t>
      </w:r>
      <w:bookmarkEnd w:id="9"/>
    </w:p>
    <w:p w14:paraId="42FE0A48" w14:textId="77777777" w:rsidR="00994FE7" w:rsidRDefault="00994FE7">
      <w:pPr>
        <w:adjustRightInd w:val="0"/>
        <w:snapToGrid w:val="0"/>
        <w:spacing w:line="240" w:lineRule="atLeast"/>
        <w:ind w:left="540" w:hanging="540"/>
        <w:rPr>
          <w:rFonts w:ascii="宋体" w:hAnsi="宋体"/>
          <w:sz w:val="22"/>
          <w:szCs w:val="22"/>
        </w:rPr>
      </w:pPr>
    </w:p>
    <w:p w14:paraId="5528DFC4" w14:textId="77777777" w:rsidR="00994FE7" w:rsidRDefault="008F212D">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994FE7" w:rsidRDefault="00994FE7">
      <w:pPr>
        <w:adjustRightInd w:val="0"/>
        <w:snapToGrid w:val="0"/>
        <w:spacing w:line="240" w:lineRule="atLeast"/>
        <w:ind w:leftChars="50" w:left="562" w:hangingChars="207" w:hanging="457"/>
        <w:rPr>
          <w:rFonts w:ascii="宋体" w:hAnsi="宋体"/>
          <w:b/>
          <w:bCs/>
          <w:sz w:val="22"/>
          <w:szCs w:val="22"/>
        </w:rPr>
      </w:pPr>
    </w:p>
    <w:p w14:paraId="5CB9A2CA" w14:textId="77777777" w:rsidR="00994FE7" w:rsidRDefault="008F212D">
      <w:pPr>
        <w:pStyle w:val="a6"/>
        <w:adjustRightInd w:val="0"/>
        <w:snapToGrid w:val="0"/>
        <w:spacing w:line="240" w:lineRule="atLeast"/>
        <w:ind w:firstLineChars="200" w:firstLine="440"/>
        <w:rPr>
          <w:rFonts w:hAnsi="宋体" w:hint="default"/>
          <w:sz w:val="22"/>
          <w:szCs w:val="22"/>
          <w:lang w:eastAsia=""/>
        </w:rPr>
      </w:pPr>
      <w:bookmarkStart w:id="17" w:name="auto_fouce_14"/>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ins w:id="18" w:author="Mia" w:date="2026-02-05T15:37:00Z">
        <w:r>
          <w:rPr>
            <w:rFonts w:hAnsi="宋体"/>
            <w:sz w:val="22"/>
            <w:szCs w:val="22"/>
            <w:lang w:eastAsia=""/>
          </w:rPr>
          <w:t>但无论如何，接收方的保密义务自披露方披露该等信息之日起最长不超过十年。上述期限届满后，本协议约定的保密义务终止，但法律法规另有规定的除外。</w:t>
        </w:r>
      </w:ins>
      <w:bookmarkEnd w:id="17"/>
    </w:p>
    <w:p w14:paraId="48B85505" w14:textId="77777777" w:rsidR="00994FE7" w:rsidRDefault="00994FE7">
      <w:pPr>
        <w:pStyle w:val="a6"/>
        <w:adjustRightInd w:val="0"/>
        <w:snapToGrid w:val="0"/>
        <w:spacing w:line="240" w:lineRule="atLeast"/>
        <w:ind w:firstLineChars="200" w:firstLine="440"/>
        <w:jc w:val="left"/>
        <w:rPr>
          <w:rFonts w:hAnsi="宋体" w:hint="default"/>
          <w:sz w:val="22"/>
          <w:szCs w:val="22"/>
        </w:rPr>
      </w:pPr>
    </w:p>
    <w:p w14:paraId="3870B38F" w14:textId="77777777" w:rsidR="00994FE7" w:rsidRDefault="008F212D">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994FE7" w:rsidRDefault="008F212D">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19" w:name="auto_fouce_15"/>
      <w:r>
        <w:rPr>
          <w:rFonts w:hAnsi="宋体"/>
          <w:sz w:val="22"/>
          <w:szCs w:val="22"/>
        </w:rPr>
        <w:t>因乙</w:t>
      </w:r>
      <w:r>
        <w:rPr>
          <w:rFonts w:hAnsi="宋体"/>
          <w:sz w:val="22"/>
          <w:szCs w:val="22"/>
        </w:rPr>
        <w:t>方违反本协议给甲方造成损失的，应赔偿甲方因此所遭受的直接</w:t>
      </w:r>
      <w:del w:id="20" w:author="Mia" w:date="2026-02-05T15:38:00Z">
        <w:r>
          <w:rPr>
            <w:rFonts w:hAnsi="宋体"/>
            <w:sz w:val="22"/>
            <w:szCs w:val="22"/>
          </w:rPr>
          <w:delText>和间接的</w:delText>
        </w:r>
      </w:del>
      <w:r>
        <w:rPr>
          <w:rFonts w:hAnsi="宋体"/>
          <w:sz w:val="22"/>
          <w:szCs w:val="22"/>
        </w:rPr>
        <w:t>经济损失</w:t>
      </w:r>
      <w:del w:id="21" w:author="Mia" w:date="2026-02-05T15:38:00Z">
        <w:r>
          <w:rPr>
            <w:rFonts w:hAnsi="宋体"/>
            <w:sz w:val="22"/>
            <w:szCs w:val="22"/>
          </w:rPr>
          <w:delText>，包括但</w:delText>
        </w:r>
      </w:del>
      <w:ins w:id="22" w:author="Mia" w:date="2026-02-05T15:38:00Z">
        <w:r>
          <w:rPr>
            <w:rFonts w:hAnsi="宋体"/>
            <w:sz w:val="22"/>
            <w:szCs w:val="22"/>
            <w:lang w:eastAsia=""/>
          </w:rPr>
          <w:t>。乙方的累计赔偿总额</w:t>
        </w:r>
      </w:ins>
      <w:r>
        <w:rPr>
          <w:rFonts w:hAnsi="宋体"/>
          <w:sz w:val="22"/>
          <w:szCs w:val="22"/>
        </w:rPr>
        <w:t>不</w:t>
      </w:r>
      <w:del w:id="23" w:author="Mia" w:date="2026-02-05T15:38:00Z">
        <w:r>
          <w:rPr>
            <w:rFonts w:hAnsi="宋体"/>
            <w:sz w:val="22"/>
            <w:szCs w:val="22"/>
          </w:rPr>
          <w:delText>限于</w:delText>
        </w:r>
      </w:del>
      <w:ins w:id="24" w:author="Mia" w:date="2026-02-05T15:38:00Z">
        <w:r>
          <w:rPr>
            <w:rFonts w:hAnsi="宋体"/>
            <w:sz w:val="22"/>
            <w:szCs w:val="22"/>
            <w:lang w:eastAsia=""/>
          </w:rPr>
          <w:t>应超过</w:t>
        </w:r>
      </w:ins>
      <w:r>
        <w:rPr>
          <w:rFonts w:hAnsi="宋体"/>
          <w:sz w:val="22"/>
          <w:szCs w:val="22"/>
        </w:rPr>
        <w:t>甲方</w:t>
      </w:r>
      <w:del w:id="25" w:author="Mia" w:date="2026-02-05T15:38:00Z">
        <w:r>
          <w:rPr>
            <w:rFonts w:hAnsi="宋体"/>
            <w:sz w:val="22"/>
            <w:szCs w:val="22"/>
          </w:rPr>
          <w:delText>及甲</w:delText>
        </w:r>
      </w:del>
      <w:ins w:id="26" w:author="Mia" w:date="2026-02-05T15:38:00Z">
        <w:r>
          <w:rPr>
            <w:rFonts w:hAnsi="宋体"/>
            <w:sz w:val="22"/>
            <w:szCs w:val="22"/>
            <w:lang w:eastAsia=""/>
          </w:rPr>
          <w:t>依据本协议向乙</w:t>
        </w:r>
      </w:ins>
      <w:r>
        <w:rPr>
          <w:rFonts w:hAnsi="宋体"/>
          <w:sz w:val="22"/>
          <w:szCs w:val="22"/>
        </w:rPr>
        <w:t>方</w:t>
      </w:r>
      <w:ins w:id="27" w:author="Mia" w:date="2026-02-05T15:38:00Z">
        <w:r>
          <w:rPr>
            <w:rFonts w:hAnsi="宋体"/>
            <w:sz w:val="22"/>
            <w:szCs w:val="22"/>
            <w:lang w:eastAsia=""/>
          </w:rPr>
          <w:t>披露</w:t>
        </w:r>
      </w:ins>
      <w:r>
        <w:rPr>
          <w:rFonts w:hAnsi="宋体"/>
          <w:sz w:val="22"/>
          <w:szCs w:val="22"/>
        </w:rPr>
        <w:t>的</w:t>
      </w:r>
      <w:del w:id="28" w:author="Mia" w:date="2026-02-05T15:38:00Z">
        <w:r>
          <w:rPr>
            <w:rFonts w:hAnsi="宋体"/>
            <w:sz w:val="22"/>
            <w:szCs w:val="22"/>
          </w:rPr>
          <w:delText>客户投入</w:delText>
        </w:r>
      </w:del>
      <w:ins w:id="29" w:author="Mia" w:date="2026-02-05T15:38:00Z">
        <w:r>
          <w:rPr>
            <w:rFonts w:hAnsi="宋体"/>
            <w:sz w:val="22"/>
            <w:szCs w:val="22"/>
            <w:lang w:eastAsia=""/>
          </w:rPr>
          <w:t>保密信息本身在披露时</w:t>
        </w:r>
      </w:ins>
      <w:r>
        <w:rPr>
          <w:rFonts w:hAnsi="宋体"/>
          <w:sz w:val="22"/>
          <w:szCs w:val="22"/>
        </w:rPr>
        <w:t>的</w:t>
      </w:r>
      <w:del w:id="30" w:author="Mia" w:date="2026-02-05T15:38:00Z">
        <w:r>
          <w:rPr>
            <w:rFonts w:hAnsi="宋体"/>
            <w:sz w:val="22"/>
            <w:szCs w:val="22"/>
          </w:rPr>
          <w:delText>人力、物力、财力等</w:delText>
        </w:r>
      </w:del>
      <w:ins w:id="31" w:author="Mia" w:date="2026-02-05T15:38:00Z">
        <w:r>
          <w:rPr>
            <w:rFonts w:hAnsi="宋体"/>
            <w:sz w:val="22"/>
            <w:szCs w:val="22"/>
            <w:lang w:eastAsia=""/>
          </w:rPr>
          <w:t>合理市场价值</w:t>
        </w:r>
      </w:ins>
      <w:r>
        <w:rPr>
          <w:rFonts w:hAnsi="宋体"/>
          <w:sz w:val="22"/>
          <w:szCs w:val="22"/>
        </w:rPr>
        <w:t>。</w:t>
      </w:r>
      <w:bookmarkEnd w:id="19"/>
    </w:p>
    <w:p w14:paraId="649DB1E1" w14:textId="77777777" w:rsidR="00994FE7" w:rsidRDefault="008F212D">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32" w:name="auto_fouce_16"/>
      <w:del w:id="33" w:author="Mia" w:date="2026-02-05T15:38:00Z">
        <w:r>
          <w:rPr>
            <w:rFonts w:ascii="宋体" w:hAnsi="宋体" w:hint="eastAsia"/>
            <w:sz w:val="22"/>
            <w:szCs w:val="22"/>
          </w:rPr>
          <w:delText>无论何种原因致使甲、乙双方不能继续执行</w:delText>
        </w:r>
      </w:del>
      <w:ins w:id="34" w:author="Mia" w:date="2026-02-05T15:38:00Z">
        <w:r>
          <w:rPr>
            <w:rFonts w:ascii="宋体" w:hAnsi="宋体" w:hint="eastAsia"/>
            <w:sz w:val="22"/>
            <w:szCs w:val="22"/>
            <w:lang w:eastAsia=""/>
          </w:rPr>
          <w:t>在</w:t>
        </w:r>
      </w:ins>
      <w:r>
        <w:rPr>
          <w:rFonts w:ascii="宋体" w:hAnsi="宋体" w:hint="eastAsia"/>
          <w:sz w:val="22"/>
          <w:szCs w:val="22"/>
        </w:rPr>
        <w:t>本协议</w:t>
      </w:r>
      <w:ins w:id="35" w:author="Mia" w:date="2026-02-05T15:38:00Z">
        <w:r>
          <w:rPr>
            <w:rFonts w:ascii="宋体" w:hAnsi="宋体" w:hint="eastAsia"/>
            <w:sz w:val="22"/>
            <w:szCs w:val="22"/>
            <w:lang w:eastAsia=""/>
          </w:rPr>
          <w:t>终止或解除后十日内</w:t>
        </w:r>
      </w:ins>
      <w:r>
        <w:rPr>
          <w:rFonts w:ascii="宋体" w:hAnsi="宋体" w:hint="eastAsia"/>
          <w:sz w:val="22"/>
          <w:szCs w:val="22"/>
        </w:rPr>
        <w:t>，乙方</w:t>
      </w:r>
      <w:del w:id="36" w:author="Mia" w:date="2026-02-05T15:38:00Z">
        <w:r>
          <w:rPr>
            <w:rFonts w:ascii="宋体" w:hAnsi="宋体" w:hint="eastAsia"/>
            <w:sz w:val="22"/>
            <w:szCs w:val="22"/>
          </w:rPr>
          <w:delText>保证无条件、无偿把所有</w:delText>
        </w:r>
      </w:del>
      <w:ins w:id="37" w:author="Mia" w:date="2026-02-05T15:38:00Z">
        <w:r>
          <w:rPr>
            <w:rFonts w:ascii="宋体" w:hAnsi="宋体" w:hint="eastAsia"/>
            <w:sz w:val="22"/>
            <w:szCs w:val="22"/>
            <w:lang w:eastAsia=""/>
          </w:rPr>
          <w:t>应将</w:t>
        </w:r>
      </w:ins>
      <w:r>
        <w:rPr>
          <w:rFonts w:ascii="宋体" w:hAnsi="宋体" w:hint="eastAsia"/>
          <w:sz w:val="22"/>
          <w:szCs w:val="22"/>
        </w:rPr>
        <w:t>从甲方</w:t>
      </w:r>
      <w:del w:id="38" w:author="Mia" w:date="2026-02-05T15:38:00Z">
        <w:r>
          <w:rPr>
            <w:rFonts w:ascii="宋体" w:hAnsi="宋体" w:hint="eastAsia"/>
            <w:sz w:val="22"/>
            <w:szCs w:val="22"/>
          </w:rPr>
          <w:delText>得到</w:delText>
        </w:r>
      </w:del>
      <w:ins w:id="39" w:author="Mia" w:date="2026-02-05T15:38:00Z">
        <w:r>
          <w:rPr>
            <w:rFonts w:ascii="宋体" w:hAnsi="宋体" w:hint="eastAsia"/>
            <w:sz w:val="22"/>
            <w:szCs w:val="22"/>
            <w:lang w:eastAsia=""/>
          </w:rPr>
          <w:t>获取</w:t>
        </w:r>
      </w:ins>
      <w:r>
        <w:rPr>
          <w:rFonts w:ascii="宋体" w:hAnsi="宋体" w:hint="eastAsia"/>
          <w:sz w:val="22"/>
          <w:szCs w:val="22"/>
        </w:rPr>
        <w:t>的</w:t>
      </w:r>
      <w:ins w:id="40" w:author="Mia" w:date="2026-02-05T15:38:00Z">
        <w:r>
          <w:rPr>
            <w:rFonts w:ascii="宋体" w:hAnsi="宋体" w:hint="eastAsia"/>
            <w:sz w:val="22"/>
            <w:szCs w:val="22"/>
            <w:lang w:eastAsia=""/>
          </w:rPr>
          <w:t>全部</w:t>
        </w:r>
      </w:ins>
      <w:r>
        <w:rPr>
          <w:rFonts w:ascii="宋体" w:hAnsi="宋体" w:hint="eastAsia"/>
          <w:sz w:val="22"/>
          <w:szCs w:val="22"/>
        </w:rPr>
        <w:t>与</w:t>
      </w:r>
      <w:r>
        <w:rPr>
          <w:rFonts w:ascii="宋体" w:hAnsi="宋体" w:hint="eastAsia"/>
          <w:b/>
          <w:sz w:val="22"/>
          <w:szCs w:val="22"/>
        </w:rPr>
        <w:t>该项目</w:t>
      </w:r>
      <w:r>
        <w:rPr>
          <w:rFonts w:ascii="宋体" w:hAnsi="宋体" w:hint="eastAsia"/>
          <w:sz w:val="22"/>
          <w:szCs w:val="22"/>
        </w:rPr>
        <w:t>相关的</w:t>
      </w:r>
      <w:del w:id="41" w:author="Mia" w:date="2026-02-05T15:38:00Z">
        <w:r>
          <w:rPr>
            <w:rFonts w:ascii="宋体" w:hAnsi="宋体" w:hint="eastAsia"/>
            <w:sz w:val="22"/>
            <w:szCs w:val="22"/>
          </w:rPr>
          <w:delText>一切</w:delText>
        </w:r>
      </w:del>
      <w:r>
        <w:rPr>
          <w:rFonts w:ascii="宋体" w:hAnsi="宋体" w:hint="eastAsia"/>
          <w:sz w:val="22"/>
          <w:szCs w:val="22"/>
        </w:rPr>
        <w:t>技术资料文件的</w:t>
      </w:r>
      <w:ins w:id="42" w:author="Mia" w:date="2026-02-05T15:38:00Z">
        <w:r>
          <w:rPr>
            <w:rFonts w:ascii="宋体" w:hAnsi="宋体" w:hint="eastAsia"/>
            <w:sz w:val="22"/>
            <w:szCs w:val="22"/>
            <w:lang w:eastAsia=""/>
          </w:rPr>
          <w:t>载体（包括</w:t>
        </w:r>
      </w:ins>
      <w:r>
        <w:rPr>
          <w:rFonts w:ascii="宋体" w:hAnsi="宋体" w:hint="eastAsia"/>
          <w:sz w:val="22"/>
          <w:szCs w:val="22"/>
        </w:rPr>
        <w:t>原件</w:t>
      </w:r>
      <w:del w:id="43" w:author="Mia" w:date="2026-02-05T15:38:00Z">
        <w:r>
          <w:rPr>
            <w:rFonts w:ascii="宋体" w:hAnsi="宋体" w:hint="eastAsia"/>
            <w:sz w:val="22"/>
            <w:szCs w:val="22"/>
          </w:rPr>
          <w:delText>和一切</w:delText>
        </w:r>
      </w:del>
      <w:ins w:id="44" w:author="Mia" w:date="2026-02-05T15:38:00Z">
        <w:r>
          <w:rPr>
            <w:rFonts w:ascii="宋体" w:hAnsi="宋体" w:hint="eastAsia"/>
            <w:sz w:val="22"/>
            <w:szCs w:val="22"/>
            <w:lang w:eastAsia=""/>
          </w:rPr>
          <w:t>、</w:t>
        </w:r>
      </w:ins>
      <w:r>
        <w:rPr>
          <w:rFonts w:ascii="宋体" w:hAnsi="宋体" w:hint="eastAsia"/>
          <w:sz w:val="22"/>
          <w:szCs w:val="22"/>
        </w:rPr>
        <w:t>复印</w:t>
      </w:r>
      <w:ins w:id="45" w:author="Mia" w:date="2026-02-05T15:38:00Z">
        <w:r>
          <w:rPr>
            <w:rFonts w:ascii="宋体" w:hAnsi="宋体" w:hint="eastAsia"/>
            <w:sz w:val="22"/>
            <w:szCs w:val="22"/>
            <w:lang w:eastAsia=""/>
          </w:rPr>
          <w:t>件</w:t>
        </w:r>
      </w:ins>
      <w:r>
        <w:rPr>
          <w:rFonts w:ascii="宋体" w:hAnsi="宋体" w:hint="eastAsia"/>
          <w:sz w:val="22"/>
          <w:szCs w:val="22"/>
        </w:rPr>
        <w:t>、</w:t>
      </w:r>
      <w:del w:id="46" w:author="Mia" w:date="2026-02-05T15:39:00Z">
        <w:r>
          <w:rPr>
            <w:rFonts w:ascii="宋体" w:hAnsi="宋体" w:hint="eastAsia"/>
            <w:sz w:val="22"/>
            <w:szCs w:val="22"/>
          </w:rPr>
          <w:delText>眷</w:delText>
        </w:r>
      </w:del>
      <w:ins w:id="47" w:author="Mia" w:date="2026-02-05T15:39:00Z">
        <w:r>
          <w:rPr>
            <w:rFonts w:ascii="宋体" w:hAnsi="宋体" w:hint="eastAsia"/>
            <w:sz w:val="22"/>
            <w:szCs w:val="22"/>
            <w:lang w:eastAsia=""/>
          </w:rPr>
          <w:t>誊</w:t>
        </w:r>
      </w:ins>
      <w:r>
        <w:rPr>
          <w:rFonts w:ascii="宋体" w:hAnsi="宋体" w:hint="eastAsia"/>
          <w:sz w:val="22"/>
          <w:szCs w:val="22"/>
        </w:rPr>
        <w:t>录</w:t>
      </w:r>
      <w:ins w:id="48" w:author="Mia" w:date="2026-02-05T15:39:00Z">
        <w:r>
          <w:rPr>
            <w:rFonts w:ascii="宋体" w:hAnsi="宋体" w:hint="eastAsia"/>
            <w:sz w:val="22"/>
            <w:szCs w:val="22"/>
            <w:lang w:eastAsia=""/>
          </w:rPr>
          <w:t>件</w:t>
        </w:r>
      </w:ins>
      <w:r>
        <w:rPr>
          <w:rFonts w:ascii="宋体" w:hAnsi="宋体" w:hint="eastAsia"/>
          <w:sz w:val="22"/>
          <w:szCs w:val="22"/>
        </w:rPr>
        <w:t>及</w:t>
      </w:r>
      <w:del w:id="49" w:author="Mia" w:date="2026-02-05T15:39:00Z">
        <w:r>
          <w:rPr>
            <w:rFonts w:ascii="宋体" w:hAnsi="宋体" w:hint="eastAsia"/>
            <w:sz w:val="22"/>
            <w:szCs w:val="22"/>
          </w:rPr>
          <w:delText>其它已读入记忆的</w:delText>
        </w:r>
      </w:del>
      <w:ins w:id="50" w:author="Mia" w:date="2026-02-05T15:39:00Z">
        <w:r>
          <w:rPr>
            <w:rFonts w:ascii="宋体" w:hAnsi="宋体" w:hint="eastAsia"/>
            <w:sz w:val="22"/>
            <w:szCs w:val="22"/>
            <w:lang w:eastAsia=""/>
          </w:rPr>
          <w:t>存储于有形</w:t>
        </w:r>
      </w:ins>
      <w:r>
        <w:rPr>
          <w:rFonts w:ascii="宋体" w:hAnsi="宋体" w:hint="eastAsia"/>
          <w:sz w:val="22"/>
          <w:szCs w:val="22"/>
        </w:rPr>
        <w:t>媒体</w:t>
      </w:r>
      <w:del w:id="51" w:author="Mia" w:date="2026-02-05T15:39:00Z">
        <w:r>
          <w:rPr>
            <w:rFonts w:ascii="宋体" w:hAnsi="宋体" w:hint="eastAsia"/>
            <w:sz w:val="22"/>
            <w:szCs w:val="22"/>
          </w:rPr>
          <w:delText>等</w:delText>
        </w:r>
      </w:del>
      <w:ins w:id="52" w:author="Mia" w:date="2026-02-05T15:39:00Z">
        <w:r>
          <w:rPr>
            <w:rFonts w:ascii="宋体" w:hAnsi="宋体" w:hint="eastAsia"/>
            <w:sz w:val="22"/>
            <w:szCs w:val="22"/>
            <w:lang w:eastAsia=""/>
          </w:rPr>
          <w:t>中的电子</w:t>
        </w:r>
      </w:ins>
      <w:r>
        <w:rPr>
          <w:rFonts w:ascii="宋体" w:hAnsi="宋体" w:hint="eastAsia"/>
          <w:sz w:val="22"/>
          <w:szCs w:val="22"/>
        </w:rPr>
        <w:t>信息资料</w:t>
      </w:r>
      <w:del w:id="53" w:author="Mia" w:date="2026-02-05T15:39:00Z">
        <w:r>
          <w:rPr>
            <w:rFonts w:ascii="宋体" w:hAnsi="宋体" w:hint="eastAsia"/>
            <w:sz w:val="22"/>
            <w:szCs w:val="22"/>
          </w:rPr>
          <w:delText>交</w:delText>
        </w:r>
      </w:del>
      <w:ins w:id="54" w:author="Mia" w:date="2026-02-05T15:39:00Z">
        <w:r>
          <w:rPr>
            <w:rFonts w:ascii="宋体" w:hAnsi="宋体" w:hint="eastAsia"/>
            <w:sz w:val="22"/>
            <w:szCs w:val="22"/>
            <w:lang w:eastAsia=""/>
          </w:rPr>
          <w:t>）返</w:t>
        </w:r>
      </w:ins>
      <w:r>
        <w:rPr>
          <w:rFonts w:ascii="宋体" w:hAnsi="宋体" w:hint="eastAsia"/>
          <w:sz w:val="22"/>
          <w:szCs w:val="22"/>
        </w:rPr>
        <w:t>还</w:t>
      </w:r>
      <w:del w:id="55" w:author="Mia" w:date="2026-02-05T15:39:00Z">
        <w:r>
          <w:rPr>
            <w:rFonts w:ascii="宋体" w:hAnsi="宋体" w:hint="eastAsia"/>
            <w:sz w:val="22"/>
            <w:szCs w:val="22"/>
          </w:rPr>
          <w:delText>给</w:delText>
        </w:r>
      </w:del>
      <w:r>
        <w:rPr>
          <w:rFonts w:ascii="宋体" w:hAnsi="宋体" w:hint="eastAsia"/>
          <w:sz w:val="22"/>
          <w:szCs w:val="22"/>
        </w:rPr>
        <w:t>甲方</w:t>
      </w:r>
      <w:ins w:id="56" w:author="Mia" w:date="2026-02-05T15:39:00Z">
        <w:r>
          <w:rPr>
            <w:rFonts w:ascii="宋体" w:hAnsi="宋体" w:hint="eastAsia"/>
            <w:sz w:val="22"/>
            <w:szCs w:val="22"/>
            <w:lang w:eastAsia=""/>
          </w:rPr>
          <w:t>或按甲方要求销毁，但根据相关法律法规或内部合规要求必须存档的副本除外</w:t>
        </w:r>
      </w:ins>
      <w:r>
        <w:rPr>
          <w:rFonts w:ascii="宋体" w:hAnsi="宋体" w:hint="eastAsia"/>
          <w:sz w:val="22"/>
          <w:szCs w:val="22"/>
        </w:rPr>
        <w:t>。甲方将保留对有关本协议所述保密信息因乙方原因外泄而造成甲方损失的索赔权利。</w:t>
      </w:r>
      <w:bookmarkEnd w:id="32"/>
    </w:p>
    <w:p w14:paraId="4E1DE5C4" w14:textId="77777777" w:rsidR="00994FE7" w:rsidRDefault="00994FE7">
      <w:pPr>
        <w:adjustRightInd w:val="0"/>
        <w:snapToGrid w:val="0"/>
        <w:spacing w:line="240" w:lineRule="atLeast"/>
        <w:ind w:firstLineChars="196" w:firstLine="431"/>
        <w:rPr>
          <w:rFonts w:ascii="宋体" w:hAnsi="宋体"/>
          <w:sz w:val="22"/>
          <w:szCs w:val="22"/>
        </w:rPr>
      </w:pPr>
    </w:p>
    <w:p w14:paraId="607C9354" w14:textId="77777777" w:rsidR="00994FE7" w:rsidRDefault="008F212D">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994FE7" w:rsidRDefault="008F212D">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994FE7" w:rsidRDefault="00994FE7">
      <w:pPr>
        <w:adjustRightInd w:val="0"/>
        <w:snapToGrid w:val="0"/>
        <w:spacing w:line="240" w:lineRule="atLeast"/>
        <w:ind w:firstLineChars="250" w:firstLine="550"/>
        <w:rPr>
          <w:rFonts w:ascii="宋体" w:hAnsi="宋体"/>
          <w:sz w:val="22"/>
          <w:szCs w:val="22"/>
        </w:rPr>
      </w:pPr>
    </w:p>
    <w:p w14:paraId="5B846A30" w14:textId="77777777" w:rsidR="00994FE7" w:rsidRDefault="00994FE7">
      <w:pPr>
        <w:adjustRightInd w:val="0"/>
        <w:snapToGrid w:val="0"/>
        <w:spacing w:line="240" w:lineRule="atLeast"/>
        <w:ind w:firstLineChars="250" w:firstLine="550"/>
        <w:rPr>
          <w:rFonts w:ascii="宋体" w:hAnsi="宋体"/>
          <w:sz w:val="22"/>
          <w:szCs w:val="22"/>
        </w:rPr>
      </w:pPr>
    </w:p>
    <w:p w14:paraId="760EFD74" w14:textId="77777777" w:rsidR="00994FE7" w:rsidRDefault="008F212D">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994FE7" w:rsidRDefault="00994FE7">
      <w:pPr>
        <w:adjustRightInd w:val="0"/>
        <w:snapToGrid w:val="0"/>
        <w:spacing w:line="240" w:lineRule="atLeast"/>
        <w:rPr>
          <w:rFonts w:ascii="宋体" w:hAnsi="宋体"/>
          <w:b/>
          <w:sz w:val="22"/>
          <w:szCs w:val="22"/>
          <w:lang w:val="en-AU"/>
        </w:rPr>
      </w:pPr>
    </w:p>
    <w:p w14:paraId="411AE41B" w14:textId="77777777" w:rsidR="00994FE7" w:rsidRDefault="00994FE7">
      <w:pPr>
        <w:adjustRightInd w:val="0"/>
        <w:snapToGrid w:val="0"/>
        <w:spacing w:line="240" w:lineRule="atLeast"/>
        <w:rPr>
          <w:rFonts w:ascii="宋体" w:hAnsi="宋体"/>
          <w:b/>
          <w:sz w:val="22"/>
          <w:szCs w:val="22"/>
          <w:lang w:val="en-AU"/>
        </w:rPr>
      </w:pPr>
    </w:p>
    <w:p w14:paraId="0FBA4F83" w14:textId="77777777" w:rsidR="00994FE7" w:rsidRDefault="008F212D">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994FE7">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738BD73F" w14:textId="77777777" w:rsidR="00994FE7" w:rsidRDefault="008F212D">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8BD73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BF2EE9" w14:textId="77777777" w:rsidR="00000000" w:rsidRDefault="008F212D">
      <w:r>
        <w:separator/>
      </w:r>
    </w:p>
  </w:endnote>
  <w:endnote w:type="continuationSeparator" w:id="0">
    <w:p w14:paraId="18D8067A" w14:textId="77777777" w:rsidR="00000000" w:rsidRDefault="008F2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994FE7" w:rsidRDefault="008F212D">
    <w:pPr>
      <w:pStyle w:val="a7"/>
    </w:pPr>
    <w:r>
      <w:pict w14:anchorId="4B83BC1D">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994FE7" w:rsidRDefault="00994FE7">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2EAD5B" w14:textId="77777777" w:rsidR="00000000" w:rsidRDefault="008F212D">
      <w:r>
        <w:separator/>
      </w:r>
    </w:p>
  </w:footnote>
  <w:footnote w:type="continuationSeparator" w:id="0">
    <w:p w14:paraId="0BDEC745" w14:textId="77777777" w:rsidR="00000000" w:rsidRDefault="008F212D">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95EF5"/>
    <w:rsid w:val="006F0B40"/>
    <w:rsid w:val="0077576E"/>
    <w:rsid w:val="00782D06"/>
    <w:rsid w:val="00793AEA"/>
    <w:rsid w:val="007F06BE"/>
    <w:rsid w:val="008F212D"/>
    <w:rsid w:val="008F3A6B"/>
    <w:rsid w:val="009130C0"/>
    <w:rsid w:val="009251A5"/>
    <w:rsid w:val="009355A1"/>
    <w:rsid w:val="0095570F"/>
    <w:rsid w:val="00994FE7"/>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E5FFD3CB-46FB-428C-9F92-5D9C1D800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8F212D"/>
    <w:rPr>
      <w:sz w:val="18"/>
      <w:szCs w:val="18"/>
    </w:rPr>
  </w:style>
  <w:style w:type="character" w:customStyle="1" w:styleId="af">
    <w:name w:val="批注框文本 字符"/>
    <w:basedOn w:val="a0"/>
    <w:link w:val="ae"/>
    <w:rsid w:val="008F212D"/>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1459</Characters>
  <Application>Microsoft Office Word</Application>
  <DocSecurity>0</DocSecurity>
  <Lines>12</Lines>
  <Paragraphs>3</Paragraphs>
  <ScaleCrop>false</ScaleCrop>
  <Company>lingtong</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2026-03-16T02:42:00Z</dcterms:created>
  <dcterms:modified xsi:type="dcterms:W3CDTF">2026-03-16T02:42:00Z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