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6210B3" w:rsidRDefault="00E37FC1">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6210B3" w:rsidRDefault="006210B3">
      <w:pPr>
        <w:adjustRightInd w:val="0"/>
        <w:snapToGrid w:val="0"/>
        <w:spacing w:line="240" w:lineRule="atLeast"/>
        <w:rPr>
          <w:rFonts w:ascii="宋体" w:hAnsi="宋体"/>
          <w:b/>
          <w:sz w:val="22"/>
          <w:szCs w:val="22"/>
        </w:rPr>
      </w:pPr>
    </w:p>
    <w:p w14:paraId="3D4CE730" w14:textId="77777777" w:rsidR="006210B3" w:rsidRDefault="00E37FC1">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6210B3" w:rsidRDefault="006210B3">
      <w:pPr>
        <w:adjustRightInd w:val="0"/>
        <w:snapToGrid w:val="0"/>
        <w:spacing w:line="240" w:lineRule="atLeast"/>
        <w:rPr>
          <w:rFonts w:ascii="宋体" w:hAnsi="宋体"/>
          <w:b/>
          <w:sz w:val="22"/>
          <w:szCs w:val="22"/>
        </w:rPr>
      </w:pPr>
    </w:p>
    <w:p w14:paraId="004F36F8" w14:textId="77777777" w:rsidR="006210B3" w:rsidRDefault="00E37FC1">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6210B3" w:rsidRDefault="006210B3">
      <w:pPr>
        <w:adjustRightInd w:val="0"/>
        <w:snapToGrid w:val="0"/>
        <w:spacing w:line="240" w:lineRule="atLeast"/>
        <w:rPr>
          <w:rFonts w:ascii="宋体" w:hAnsi="宋体"/>
          <w:b/>
          <w:sz w:val="22"/>
          <w:szCs w:val="22"/>
        </w:rPr>
      </w:pPr>
    </w:p>
    <w:p w14:paraId="1995A779" w14:textId="77777777" w:rsidR="006210B3" w:rsidRDefault="00E37FC1">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6210B3" w:rsidRDefault="00E37FC1">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6210B3" w:rsidRDefault="006210B3">
      <w:pPr>
        <w:adjustRightInd w:val="0"/>
        <w:snapToGrid w:val="0"/>
        <w:spacing w:line="240" w:lineRule="atLeast"/>
        <w:ind w:left="416" w:hanging="416"/>
        <w:rPr>
          <w:rFonts w:ascii="宋体" w:hAnsi="宋体"/>
          <w:sz w:val="22"/>
          <w:szCs w:val="22"/>
        </w:rPr>
      </w:pPr>
    </w:p>
    <w:p w14:paraId="7F56370A" w14:textId="77777777" w:rsidR="006210B3" w:rsidRDefault="00E37FC1">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6210B3" w:rsidRDefault="006210B3">
      <w:pPr>
        <w:adjustRightInd w:val="0"/>
        <w:snapToGrid w:val="0"/>
        <w:spacing w:line="240" w:lineRule="atLeast"/>
        <w:ind w:left="416" w:hanging="416"/>
        <w:rPr>
          <w:rFonts w:ascii="宋体" w:hAnsi="宋体"/>
          <w:sz w:val="22"/>
          <w:szCs w:val="22"/>
        </w:rPr>
      </w:pPr>
    </w:p>
    <w:p w14:paraId="02172172" w14:textId="77777777" w:rsidR="006210B3" w:rsidRDefault="00E37FC1">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6210B3" w:rsidRDefault="006210B3">
      <w:pPr>
        <w:adjustRightInd w:val="0"/>
        <w:snapToGrid w:val="0"/>
        <w:spacing w:line="240" w:lineRule="atLeast"/>
        <w:ind w:left="416" w:hanging="416"/>
        <w:rPr>
          <w:rFonts w:ascii="宋体" w:hAnsi="宋体"/>
          <w:sz w:val="22"/>
          <w:szCs w:val="22"/>
        </w:rPr>
      </w:pPr>
    </w:p>
    <w:p w14:paraId="7F8C1199" w14:textId="77777777" w:rsidR="006210B3" w:rsidRDefault="00E37FC1">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6210B3" w:rsidRDefault="006210B3">
      <w:pPr>
        <w:pStyle w:val="a5"/>
        <w:adjustRightInd w:val="0"/>
        <w:snapToGrid w:val="0"/>
        <w:spacing w:line="240" w:lineRule="atLeast"/>
        <w:jc w:val="both"/>
        <w:rPr>
          <w:rFonts w:ascii="宋体" w:eastAsia="宋体" w:hAnsi="宋体"/>
          <w:b/>
          <w:sz w:val="22"/>
          <w:szCs w:val="22"/>
        </w:rPr>
      </w:pPr>
    </w:p>
    <w:p w14:paraId="71D599FE" w14:textId="77777777" w:rsidR="006210B3" w:rsidRDefault="00E37FC1">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6210B3" w:rsidRDefault="006210B3">
      <w:pPr>
        <w:pStyle w:val="a5"/>
        <w:adjustRightInd w:val="0"/>
        <w:snapToGrid w:val="0"/>
        <w:spacing w:line="240" w:lineRule="atLeast"/>
        <w:rPr>
          <w:rFonts w:ascii="宋体" w:eastAsia="宋体" w:hAnsi="宋体"/>
          <w:b/>
          <w:sz w:val="22"/>
          <w:szCs w:val="22"/>
        </w:rPr>
      </w:pPr>
    </w:p>
    <w:p w14:paraId="2979558B" w14:textId="77777777" w:rsidR="006210B3" w:rsidRDefault="00E37FC1">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6210B3" w:rsidRDefault="006210B3">
      <w:pPr>
        <w:adjustRightInd w:val="0"/>
        <w:snapToGrid w:val="0"/>
        <w:spacing w:line="240" w:lineRule="atLeast"/>
        <w:ind w:left="416" w:hanging="416"/>
        <w:rPr>
          <w:rFonts w:ascii="宋体" w:hAnsi="宋体"/>
          <w:sz w:val="22"/>
          <w:szCs w:val="22"/>
        </w:rPr>
      </w:pPr>
    </w:p>
    <w:p w14:paraId="7CC4CA8E" w14:textId="77777777" w:rsidR="006210B3" w:rsidRDefault="00E37FC1">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5" w:author="Mia" w:date="2026-02-05T15:26:00Z">
        <w:r>
          <w:rPr>
            <w:rFonts w:ascii="宋体" w:hAnsi="宋体" w:hint="eastAsia"/>
            <w:sz w:val="22"/>
            <w:szCs w:val="22"/>
          </w:rPr>
          <w:delText>研究</w:delText>
        </w:r>
      </w:del>
      <w:ins w:id="6" w:author="Mia" w:date="2026-02-05T15:26:00Z">
        <w:r>
          <w:rPr>
            <w:rFonts w:ascii="宋体" w:hAnsi="宋体" w:hint="eastAsia"/>
            <w:sz w:val="22"/>
            <w:szCs w:val="22"/>
            <w:lang w:eastAsia=""/>
          </w:rPr>
          <w:t>开展</w:t>
        </w:r>
      </w:ins>
      <w:r>
        <w:rPr>
          <w:rFonts w:ascii="宋体" w:hAnsi="宋体" w:hint="eastAsia"/>
          <w:b/>
          <w:sz w:val="22"/>
          <w:szCs w:val="22"/>
        </w:rPr>
        <w:t>该项目</w:t>
      </w:r>
      <w:ins w:id="7"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commentRangeEnd w:id="4"/>
      <w:r>
        <w:rPr>
          <w:rStyle w:val="ad"/>
        </w:rPr>
        <w:commentReference w:id="4"/>
      </w:r>
    </w:p>
    <w:p w14:paraId="761DA8B2" w14:textId="77777777" w:rsidR="006210B3" w:rsidRDefault="006210B3">
      <w:pPr>
        <w:adjustRightInd w:val="0"/>
        <w:snapToGrid w:val="0"/>
        <w:spacing w:line="240" w:lineRule="atLeast"/>
        <w:rPr>
          <w:rFonts w:ascii="宋体" w:hAnsi="宋体"/>
          <w:sz w:val="22"/>
          <w:szCs w:val="22"/>
        </w:rPr>
      </w:pPr>
    </w:p>
    <w:p w14:paraId="210B5D69" w14:textId="77777777" w:rsidR="006210B3" w:rsidRDefault="00E37FC1">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6210B3" w:rsidRDefault="00E37FC1">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6210B3" w:rsidRDefault="00E37FC1">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6210B3" w:rsidRDefault="00E37FC1">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6210B3" w:rsidRDefault="006210B3">
      <w:pPr>
        <w:tabs>
          <w:tab w:val="left" w:pos="540"/>
        </w:tabs>
        <w:adjustRightInd w:val="0"/>
        <w:snapToGrid w:val="0"/>
        <w:spacing w:line="240" w:lineRule="atLeast"/>
        <w:ind w:left="420" w:hanging="420"/>
        <w:rPr>
          <w:rFonts w:ascii="宋体" w:hAnsi="宋体"/>
          <w:sz w:val="22"/>
          <w:szCs w:val="22"/>
        </w:rPr>
      </w:pPr>
    </w:p>
    <w:p w14:paraId="63795E2D" w14:textId="77777777" w:rsidR="006210B3" w:rsidRDefault="00E37FC1">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8" w:name="auto_fouce_7"/>
      <w:commentRangeStart w:id="9"/>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10"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8"/>
      <w:commentRangeEnd w:id="9"/>
      <w:r>
        <w:rPr>
          <w:rStyle w:val="ad"/>
        </w:rPr>
        <w:commentReference w:id="9"/>
      </w:r>
    </w:p>
    <w:p w14:paraId="21606E85" w14:textId="77777777" w:rsidR="006210B3" w:rsidRDefault="006210B3">
      <w:pPr>
        <w:tabs>
          <w:tab w:val="left" w:pos="540"/>
        </w:tabs>
        <w:adjustRightInd w:val="0"/>
        <w:snapToGrid w:val="0"/>
        <w:spacing w:line="240" w:lineRule="atLeast"/>
        <w:ind w:left="420" w:hanging="420"/>
        <w:rPr>
          <w:rFonts w:ascii="宋体" w:hAnsi="宋体"/>
          <w:sz w:val="22"/>
          <w:szCs w:val="22"/>
        </w:rPr>
      </w:pPr>
    </w:p>
    <w:p w14:paraId="00C1CA2C" w14:textId="77777777" w:rsidR="006210B3" w:rsidRDefault="00E37FC1">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6210B3" w:rsidRDefault="006210B3">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6210B3" w:rsidRDefault="00E37FC1">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w:t>
      </w:r>
      <w:r>
        <w:rPr>
          <w:rFonts w:ascii="宋体" w:hAnsi="宋体" w:hint="eastAsia"/>
          <w:sz w:val="22"/>
          <w:szCs w:val="22"/>
        </w:rPr>
        <w:t>为时，乙方将承担赔偿甲方损失的连带责任。甲方有权立即终止与乙方的一切商务活动。</w:t>
      </w:r>
    </w:p>
    <w:p w14:paraId="3656C720" w14:textId="77777777" w:rsidR="006210B3" w:rsidRDefault="006210B3">
      <w:pPr>
        <w:tabs>
          <w:tab w:val="left" w:pos="540"/>
        </w:tabs>
        <w:adjustRightInd w:val="0"/>
        <w:snapToGrid w:val="0"/>
        <w:spacing w:line="240" w:lineRule="atLeast"/>
        <w:jc w:val="left"/>
        <w:rPr>
          <w:rFonts w:ascii="宋体" w:hAnsi="宋体"/>
          <w:sz w:val="22"/>
          <w:szCs w:val="22"/>
        </w:rPr>
      </w:pPr>
    </w:p>
    <w:p w14:paraId="51D35C42" w14:textId="77777777" w:rsidR="006210B3" w:rsidRDefault="006210B3">
      <w:pPr>
        <w:adjustRightInd w:val="0"/>
        <w:snapToGrid w:val="0"/>
        <w:spacing w:line="240" w:lineRule="atLeast"/>
        <w:ind w:firstLineChars="100" w:firstLine="220"/>
        <w:rPr>
          <w:rFonts w:ascii="宋体" w:hAnsi="宋体"/>
          <w:sz w:val="22"/>
          <w:szCs w:val="22"/>
        </w:rPr>
      </w:pPr>
    </w:p>
    <w:p w14:paraId="4E602733" w14:textId="77777777" w:rsidR="006210B3" w:rsidRDefault="00E37FC1">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6210B3" w:rsidRDefault="006210B3">
      <w:pPr>
        <w:adjustRightInd w:val="0"/>
        <w:snapToGrid w:val="0"/>
        <w:spacing w:line="240" w:lineRule="atLeast"/>
        <w:ind w:firstLineChars="100" w:firstLine="220"/>
        <w:rPr>
          <w:rFonts w:ascii="宋体" w:hAnsi="宋体"/>
          <w:sz w:val="22"/>
          <w:szCs w:val="22"/>
        </w:rPr>
      </w:pPr>
    </w:p>
    <w:p w14:paraId="32F09951" w14:textId="77777777" w:rsidR="006210B3" w:rsidRDefault="00E37FC1">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6210B3" w:rsidRDefault="006210B3">
      <w:pPr>
        <w:adjustRightInd w:val="0"/>
        <w:snapToGrid w:val="0"/>
        <w:spacing w:line="240" w:lineRule="atLeast"/>
        <w:rPr>
          <w:rFonts w:ascii="宋体" w:hAnsi="宋体"/>
          <w:sz w:val="22"/>
          <w:szCs w:val="22"/>
        </w:rPr>
      </w:pPr>
    </w:p>
    <w:p w14:paraId="4EF5BF6C" w14:textId="77777777" w:rsidR="006210B3" w:rsidRDefault="00E37FC1">
      <w:pPr>
        <w:adjustRightInd w:val="0"/>
        <w:snapToGrid w:val="0"/>
        <w:spacing w:line="240" w:lineRule="atLeast"/>
        <w:rPr>
          <w:rFonts w:ascii="宋体" w:hAnsi="宋体"/>
          <w:sz w:val="22"/>
          <w:szCs w:val="22"/>
        </w:rPr>
      </w:pPr>
      <w:r>
        <w:rPr>
          <w:rFonts w:ascii="宋体" w:hAnsi="宋体" w:hint="eastAsia"/>
          <w:sz w:val="22"/>
          <w:szCs w:val="22"/>
        </w:rPr>
        <w:t>3.6</w:t>
      </w:r>
      <w:bookmarkStart w:id="11" w:name="auto_fouce_12"/>
      <w:commentRangeStart w:id="12"/>
      <w:del w:id="13" w:author="Mia" w:date="2026-02-05T15:34:00Z">
        <w:r>
          <w:rPr>
            <w:rFonts w:ascii="宋体" w:hAnsi="宋体" w:hint="eastAsia"/>
            <w:sz w:val="22"/>
            <w:szCs w:val="22"/>
          </w:rPr>
          <w:delText>甲</w:delText>
        </w:r>
      </w:del>
      <w:ins w:id="14" w:author="Mia" w:date="2026-02-05T15:34:00Z">
        <w:r>
          <w:rPr>
            <w:rFonts w:ascii="宋体" w:hAnsi="宋体" w:hint="eastAsia"/>
            <w:sz w:val="22"/>
            <w:szCs w:val="22"/>
            <w:lang w:eastAsia=""/>
          </w:rPr>
          <w:t>乙</w:t>
        </w:r>
      </w:ins>
      <w:r>
        <w:rPr>
          <w:rFonts w:ascii="宋体" w:hAnsi="宋体" w:hint="eastAsia"/>
          <w:sz w:val="22"/>
          <w:szCs w:val="22"/>
        </w:rPr>
        <w:t>方将</w:t>
      </w:r>
      <w:del w:id="15" w:author="Mia" w:date="2026-02-05T15:34:00Z">
        <w:r>
          <w:rPr>
            <w:rFonts w:ascii="宋体" w:hAnsi="宋体" w:hint="eastAsia"/>
            <w:sz w:val="22"/>
            <w:szCs w:val="22"/>
          </w:rPr>
          <w:delText>乙</w:delText>
        </w:r>
      </w:del>
      <w:ins w:id="16" w:author="Mia" w:date="2026-02-05T15:34:00Z">
        <w:r>
          <w:rPr>
            <w:rFonts w:ascii="宋体" w:hAnsi="宋体" w:hint="eastAsia"/>
            <w:sz w:val="22"/>
            <w:szCs w:val="22"/>
            <w:lang w:eastAsia=""/>
          </w:rPr>
          <w:t>从</w:t>
        </w:r>
      </w:ins>
      <w:r>
        <w:rPr>
          <w:rFonts w:ascii="宋体" w:hAnsi="宋体" w:hint="eastAsia"/>
          <w:sz w:val="22"/>
          <w:szCs w:val="22"/>
        </w:rPr>
        <w:t>甲方获得的</w:t>
      </w:r>
      <w:ins w:id="17"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8" w:author="Mia" w:date="2026-02-05T15:34:00Z">
        <w:r>
          <w:rPr>
            <w:rFonts w:ascii="宋体" w:hAnsi="宋体" w:hint="eastAsia"/>
            <w:sz w:val="22"/>
            <w:szCs w:val="22"/>
          </w:rPr>
          <w:delText>甲</w:delText>
        </w:r>
      </w:del>
      <w:ins w:id="19"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11"/>
      <w:commentRangeEnd w:id="12"/>
      <w:r>
        <w:rPr>
          <w:rStyle w:val="ad"/>
        </w:rPr>
        <w:commentReference w:id="12"/>
      </w:r>
    </w:p>
    <w:p w14:paraId="42FE0A48" w14:textId="77777777" w:rsidR="006210B3" w:rsidRDefault="006210B3">
      <w:pPr>
        <w:adjustRightInd w:val="0"/>
        <w:snapToGrid w:val="0"/>
        <w:spacing w:line="240" w:lineRule="atLeast"/>
        <w:ind w:left="540" w:hanging="540"/>
        <w:rPr>
          <w:rFonts w:ascii="宋体" w:hAnsi="宋体"/>
          <w:sz w:val="22"/>
          <w:szCs w:val="22"/>
        </w:rPr>
      </w:pPr>
    </w:p>
    <w:p w14:paraId="5528DFC4" w14:textId="77777777" w:rsidR="006210B3" w:rsidRDefault="00E37FC1">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6210B3" w:rsidRDefault="006210B3">
      <w:pPr>
        <w:adjustRightInd w:val="0"/>
        <w:snapToGrid w:val="0"/>
        <w:spacing w:line="240" w:lineRule="atLeast"/>
        <w:ind w:leftChars="50" w:left="562" w:hangingChars="207" w:hanging="457"/>
        <w:rPr>
          <w:rFonts w:ascii="宋体" w:hAnsi="宋体"/>
          <w:b/>
          <w:bCs/>
          <w:sz w:val="22"/>
          <w:szCs w:val="22"/>
        </w:rPr>
      </w:pPr>
    </w:p>
    <w:p w14:paraId="5CB9A2CA" w14:textId="77777777" w:rsidR="006210B3" w:rsidRDefault="00E37FC1">
      <w:pPr>
        <w:pStyle w:val="a6"/>
        <w:adjustRightInd w:val="0"/>
        <w:snapToGrid w:val="0"/>
        <w:spacing w:line="240" w:lineRule="atLeast"/>
        <w:ind w:firstLineChars="200" w:firstLine="440"/>
        <w:rPr>
          <w:rFonts w:hAnsi="宋体" w:hint="default"/>
          <w:sz w:val="22"/>
          <w:szCs w:val="22"/>
          <w:lang w:eastAsia=""/>
        </w:rPr>
      </w:pPr>
      <w:bookmarkStart w:id="20" w:name="auto_fouce_14"/>
      <w:commentRangeStart w:id="21"/>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22"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20"/>
      <w:commentRangeEnd w:id="21"/>
      <w:r>
        <w:rPr>
          <w:rStyle w:val="ad"/>
        </w:rPr>
        <w:commentReference w:id="21"/>
      </w:r>
    </w:p>
    <w:p w14:paraId="48B85505" w14:textId="77777777" w:rsidR="006210B3" w:rsidRDefault="006210B3">
      <w:pPr>
        <w:pStyle w:val="a6"/>
        <w:adjustRightInd w:val="0"/>
        <w:snapToGrid w:val="0"/>
        <w:spacing w:line="240" w:lineRule="atLeast"/>
        <w:ind w:firstLineChars="200" w:firstLine="440"/>
        <w:jc w:val="left"/>
        <w:rPr>
          <w:rFonts w:hAnsi="宋体" w:hint="default"/>
          <w:sz w:val="22"/>
          <w:szCs w:val="22"/>
        </w:rPr>
      </w:pPr>
    </w:p>
    <w:p w14:paraId="3870B38F" w14:textId="77777777" w:rsidR="006210B3" w:rsidRDefault="00E37FC1">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6210B3" w:rsidRDefault="00E37FC1">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23" w:name="auto_fouce_15"/>
      <w:commentRangeStart w:id="24"/>
      <w:r>
        <w:rPr>
          <w:rFonts w:hAnsi="宋体"/>
          <w:sz w:val="22"/>
          <w:szCs w:val="22"/>
        </w:rPr>
        <w:t>因乙方违反本协议给甲方造成损失的，应赔偿甲方因此所遭受的直接</w:t>
      </w:r>
      <w:del w:id="25" w:author="Mia" w:date="2026-02-05T15:38:00Z">
        <w:r>
          <w:rPr>
            <w:rFonts w:hAnsi="宋体"/>
            <w:sz w:val="22"/>
            <w:szCs w:val="22"/>
          </w:rPr>
          <w:delText>和间接的</w:delText>
        </w:r>
      </w:del>
      <w:r>
        <w:rPr>
          <w:rFonts w:hAnsi="宋体"/>
          <w:sz w:val="22"/>
          <w:szCs w:val="22"/>
        </w:rPr>
        <w:t>经济损失</w:t>
      </w:r>
      <w:del w:id="26" w:author="Mia" w:date="2026-02-05T15:38:00Z">
        <w:r>
          <w:rPr>
            <w:rFonts w:hAnsi="宋体"/>
            <w:sz w:val="22"/>
            <w:szCs w:val="22"/>
          </w:rPr>
          <w:delText>，包括但</w:delText>
        </w:r>
      </w:del>
      <w:ins w:id="27" w:author="Mia" w:date="2026-02-05T15:38:00Z">
        <w:r>
          <w:rPr>
            <w:rFonts w:hAnsi="宋体"/>
            <w:sz w:val="22"/>
            <w:szCs w:val="22"/>
            <w:lang w:eastAsia=""/>
          </w:rPr>
          <w:t>。乙方的累计赔偿总额</w:t>
        </w:r>
      </w:ins>
      <w:r>
        <w:rPr>
          <w:rFonts w:hAnsi="宋体"/>
          <w:sz w:val="22"/>
          <w:szCs w:val="22"/>
        </w:rPr>
        <w:t>不</w:t>
      </w:r>
      <w:del w:id="28" w:author="Mia" w:date="2026-02-05T15:38:00Z">
        <w:r>
          <w:rPr>
            <w:rFonts w:hAnsi="宋体"/>
            <w:sz w:val="22"/>
            <w:szCs w:val="22"/>
          </w:rPr>
          <w:delText>限于</w:delText>
        </w:r>
      </w:del>
      <w:ins w:id="29" w:author="Mia" w:date="2026-02-05T15:38:00Z">
        <w:r>
          <w:rPr>
            <w:rFonts w:hAnsi="宋体"/>
            <w:sz w:val="22"/>
            <w:szCs w:val="22"/>
            <w:lang w:eastAsia=""/>
          </w:rPr>
          <w:t>应超过</w:t>
        </w:r>
      </w:ins>
      <w:r>
        <w:rPr>
          <w:rFonts w:hAnsi="宋体"/>
          <w:sz w:val="22"/>
          <w:szCs w:val="22"/>
        </w:rPr>
        <w:t>甲方</w:t>
      </w:r>
      <w:del w:id="30" w:author="Mia" w:date="2026-02-05T15:38:00Z">
        <w:r>
          <w:rPr>
            <w:rFonts w:hAnsi="宋体"/>
            <w:sz w:val="22"/>
            <w:szCs w:val="22"/>
          </w:rPr>
          <w:delText>及甲</w:delText>
        </w:r>
      </w:del>
      <w:ins w:id="31" w:author="Mia" w:date="2026-02-05T15:38:00Z">
        <w:r>
          <w:rPr>
            <w:rFonts w:hAnsi="宋体"/>
            <w:sz w:val="22"/>
            <w:szCs w:val="22"/>
            <w:lang w:eastAsia=""/>
          </w:rPr>
          <w:t>依据本协议向乙</w:t>
        </w:r>
      </w:ins>
      <w:r>
        <w:rPr>
          <w:rFonts w:hAnsi="宋体"/>
          <w:sz w:val="22"/>
          <w:szCs w:val="22"/>
        </w:rPr>
        <w:t>方</w:t>
      </w:r>
      <w:ins w:id="32" w:author="Mia" w:date="2026-02-05T15:38:00Z">
        <w:r>
          <w:rPr>
            <w:rFonts w:hAnsi="宋体"/>
            <w:sz w:val="22"/>
            <w:szCs w:val="22"/>
            <w:lang w:eastAsia=""/>
          </w:rPr>
          <w:t>披露</w:t>
        </w:r>
      </w:ins>
      <w:r>
        <w:rPr>
          <w:rFonts w:hAnsi="宋体"/>
          <w:sz w:val="22"/>
          <w:szCs w:val="22"/>
        </w:rPr>
        <w:t>的</w:t>
      </w:r>
      <w:del w:id="33" w:author="Mia" w:date="2026-02-05T15:38:00Z">
        <w:r>
          <w:rPr>
            <w:rFonts w:hAnsi="宋体"/>
            <w:sz w:val="22"/>
            <w:szCs w:val="22"/>
          </w:rPr>
          <w:delText>客户投入</w:delText>
        </w:r>
      </w:del>
      <w:ins w:id="34" w:author="Mia" w:date="2026-02-05T15:38:00Z">
        <w:r>
          <w:rPr>
            <w:rFonts w:hAnsi="宋体"/>
            <w:sz w:val="22"/>
            <w:szCs w:val="22"/>
            <w:lang w:eastAsia=""/>
          </w:rPr>
          <w:t>保密信息本身在披露时</w:t>
        </w:r>
      </w:ins>
      <w:r>
        <w:rPr>
          <w:rFonts w:hAnsi="宋体"/>
          <w:sz w:val="22"/>
          <w:szCs w:val="22"/>
        </w:rPr>
        <w:t>的</w:t>
      </w:r>
      <w:del w:id="35" w:author="Mia" w:date="2026-02-05T15:38:00Z">
        <w:r>
          <w:rPr>
            <w:rFonts w:hAnsi="宋体"/>
            <w:sz w:val="22"/>
            <w:szCs w:val="22"/>
          </w:rPr>
          <w:delText>人力、物力、财力等</w:delText>
        </w:r>
      </w:del>
      <w:ins w:id="36" w:author="Mia" w:date="2026-02-05T15:38:00Z">
        <w:r>
          <w:rPr>
            <w:rFonts w:hAnsi="宋体"/>
            <w:sz w:val="22"/>
            <w:szCs w:val="22"/>
            <w:lang w:eastAsia=""/>
          </w:rPr>
          <w:t>合理市场价值</w:t>
        </w:r>
      </w:ins>
      <w:r>
        <w:rPr>
          <w:rFonts w:hAnsi="宋体"/>
          <w:sz w:val="22"/>
          <w:szCs w:val="22"/>
        </w:rPr>
        <w:t>。</w:t>
      </w:r>
      <w:bookmarkEnd w:id="23"/>
      <w:commentRangeEnd w:id="24"/>
      <w:r>
        <w:rPr>
          <w:rStyle w:val="ad"/>
        </w:rPr>
        <w:commentReference w:id="24"/>
      </w:r>
    </w:p>
    <w:p w14:paraId="649DB1E1" w14:textId="77777777" w:rsidR="006210B3" w:rsidRDefault="00E37FC1">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7" w:name="auto_fouce_16"/>
      <w:commentRangeStart w:id="38"/>
      <w:del w:id="39" w:author="Mia" w:date="2026-02-05T15:38:00Z">
        <w:r>
          <w:rPr>
            <w:rFonts w:ascii="宋体" w:hAnsi="宋体" w:hint="eastAsia"/>
            <w:sz w:val="22"/>
            <w:szCs w:val="22"/>
          </w:rPr>
          <w:delText>无论何种原因致使甲、乙双方不能继续执行</w:delText>
        </w:r>
      </w:del>
      <w:ins w:id="40" w:author="Mia" w:date="2026-02-05T15:38:00Z">
        <w:r>
          <w:rPr>
            <w:rFonts w:ascii="宋体" w:hAnsi="宋体" w:hint="eastAsia"/>
            <w:sz w:val="22"/>
            <w:szCs w:val="22"/>
            <w:lang w:eastAsia=""/>
          </w:rPr>
          <w:t>在</w:t>
        </w:r>
      </w:ins>
      <w:r>
        <w:rPr>
          <w:rFonts w:ascii="宋体" w:hAnsi="宋体" w:hint="eastAsia"/>
          <w:sz w:val="22"/>
          <w:szCs w:val="22"/>
        </w:rPr>
        <w:t>本协议</w:t>
      </w:r>
      <w:ins w:id="41"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42" w:author="Mia" w:date="2026-02-05T15:38:00Z">
        <w:r>
          <w:rPr>
            <w:rFonts w:ascii="宋体" w:hAnsi="宋体" w:hint="eastAsia"/>
            <w:sz w:val="22"/>
            <w:szCs w:val="22"/>
          </w:rPr>
          <w:delText>保证无条件、无偿把所有</w:delText>
        </w:r>
      </w:del>
      <w:ins w:id="43" w:author="Mia" w:date="2026-02-05T15:38:00Z">
        <w:r>
          <w:rPr>
            <w:rFonts w:ascii="宋体" w:hAnsi="宋体" w:hint="eastAsia"/>
            <w:sz w:val="22"/>
            <w:szCs w:val="22"/>
            <w:lang w:eastAsia=""/>
          </w:rPr>
          <w:t>应将</w:t>
        </w:r>
      </w:ins>
      <w:r>
        <w:rPr>
          <w:rFonts w:ascii="宋体" w:hAnsi="宋体" w:hint="eastAsia"/>
          <w:sz w:val="22"/>
          <w:szCs w:val="22"/>
        </w:rPr>
        <w:t>从甲方</w:t>
      </w:r>
      <w:del w:id="44" w:author="Mia" w:date="2026-02-05T15:38:00Z">
        <w:r>
          <w:rPr>
            <w:rFonts w:ascii="宋体" w:hAnsi="宋体" w:hint="eastAsia"/>
            <w:sz w:val="22"/>
            <w:szCs w:val="22"/>
          </w:rPr>
          <w:delText>得到</w:delText>
        </w:r>
      </w:del>
      <w:ins w:id="45" w:author="Mia" w:date="2026-02-05T15:38:00Z">
        <w:r>
          <w:rPr>
            <w:rFonts w:ascii="宋体" w:hAnsi="宋体" w:hint="eastAsia"/>
            <w:sz w:val="22"/>
            <w:szCs w:val="22"/>
            <w:lang w:eastAsia=""/>
          </w:rPr>
          <w:t>获取</w:t>
        </w:r>
      </w:ins>
      <w:r>
        <w:rPr>
          <w:rFonts w:ascii="宋体" w:hAnsi="宋体" w:hint="eastAsia"/>
          <w:sz w:val="22"/>
          <w:szCs w:val="22"/>
        </w:rPr>
        <w:t>的</w:t>
      </w:r>
      <w:ins w:id="46"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7" w:author="Mia" w:date="2026-02-05T15:38:00Z">
        <w:r>
          <w:rPr>
            <w:rFonts w:ascii="宋体" w:hAnsi="宋体" w:hint="eastAsia"/>
            <w:sz w:val="22"/>
            <w:szCs w:val="22"/>
          </w:rPr>
          <w:delText>一切</w:delText>
        </w:r>
      </w:del>
      <w:r>
        <w:rPr>
          <w:rFonts w:ascii="宋体" w:hAnsi="宋体" w:hint="eastAsia"/>
          <w:sz w:val="22"/>
          <w:szCs w:val="22"/>
        </w:rPr>
        <w:t>技术资料文件的</w:t>
      </w:r>
      <w:ins w:id="48" w:author="Mia" w:date="2026-02-05T15:38:00Z">
        <w:r>
          <w:rPr>
            <w:rFonts w:ascii="宋体" w:hAnsi="宋体" w:hint="eastAsia"/>
            <w:sz w:val="22"/>
            <w:szCs w:val="22"/>
            <w:lang w:eastAsia=""/>
          </w:rPr>
          <w:t>载体（包括</w:t>
        </w:r>
      </w:ins>
      <w:r>
        <w:rPr>
          <w:rFonts w:ascii="宋体" w:hAnsi="宋体" w:hint="eastAsia"/>
          <w:sz w:val="22"/>
          <w:szCs w:val="22"/>
        </w:rPr>
        <w:t>原件</w:t>
      </w:r>
      <w:del w:id="49" w:author="Mia" w:date="2026-02-05T15:38:00Z">
        <w:r>
          <w:rPr>
            <w:rFonts w:ascii="宋体" w:hAnsi="宋体" w:hint="eastAsia"/>
            <w:sz w:val="22"/>
            <w:szCs w:val="22"/>
          </w:rPr>
          <w:delText>和一切</w:delText>
        </w:r>
      </w:del>
      <w:ins w:id="50" w:author="Mia" w:date="2026-02-05T15:38:00Z">
        <w:r>
          <w:rPr>
            <w:rFonts w:ascii="宋体" w:hAnsi="宋体" w:hint="eastAsia"/>
            <w:sz w:val="22"/>
            <w:szCs w:val="22"/>
            <w:lang w:eastAsia=""/>
          </w:rPr>
          <w:t>、</w:t>
        </w:r>
      </w:ins>
      <w:r>
        <w:rPr>
          <w:rFonts w:ascii="宋体" w:hAnsi="宋体" w:hint="eastAsia"/>
          <w:sz w:val="22"/>
          <w:szCs w:val="22"/>
        </w:rPr>
        <w:t>复印</w:t>
      </w:r>
      <w:ins w:id="51" w:author="Mia" w:date="2026-02-05T15:38:00Z">
        <w:r>
          <w:rPr>
            <w:rFonts w:ascii="宋体" w:hAnsi="宋体" w:hint="eastAsia"/>
            <w:sz w:val="22"/>
            <w:szCs w:val="22"/>
            <w:lang w:eastAsia=""/>
          </w:rPr>
          <w:t>件</w:t>
        </w:r>
      </w:ins>
      <w:r>
        <w:rPr>
          <w:rFonts w:ascii="宋体" w:hAnsi="宋体" w:hint="eastAsia"/>
          <w:sz w:val="22"/>
          <w:szCs w:val="22"/>
        </w:rPr>
        <w:t>、</w:t>
      </w:r>
      <w:del w:id="52" w:author="Mia" w:date="2026-02-05T15:39:00Z">
        <w:r>
          <w:rPr>
            <w:rFonts w:ascii="宋体" w:hAnsi="宋体" w:hint="eastAsia"/>
            <w:sz w:val="22"/>
            <w:szCs w:val="22"/>
          </w:rPr>
          <w:delText>眷</w:delText>
        </w:r>
      </w:del>
      <w:ins w:id="53" w:author="Mia" w:date="2026-02-05T15:39:00Z">
        <w:r>
          <w:rPr>
            <w:rFonts w:ascii="宋体" w:hAnsi="宋体" w:hint="eastAsia"/>
            <w:sz w:val="22"/>
            <w:szCs w:val="22"/>
            <w:lang w:eastAsia=""/>
          </w:rPr>
          <w:t>誊</w:t>
        </w:r>
      </w:ins>
      <w:r>
        <w:rPr>
          <w:rFonts w:ascii="宋体" w:hAnsi="宋体" w:hint="eastAsia"/>
          <w:sz w:val="22"/>
          <w:szCs w:val="22"/>
        </w:rPr>
        <w:t>录</w:t>
      </w:r>
      <w:ins w:id="54" w:author="Mia" w:date="2026-02-05T15:39:00Z">
        <w:r>
          <w:rPr>
            <w:rFonts w:ascii="宋体" w:hAnsi="宋体" w:hint="eastAsia"/>
            <w:sz w:val="22"/>
            <w:szCs w:val="22"/>
            <w:lang w:eastAsia=""/>
          </w:rPr>
          <w:t>件</w:t>
        </w:r>
      </w:ins>
      <w:r>
        <w:rPr>
          <w:rFonts w:ascii="宋体" w:hAnsi="宋体" w:hint="eastAsia"/>
          <w:sz w:val="22"/>
          <w:szCs w:val="22"/>
        </w:rPr>
        <w:t>及</w:t>
      </w:r>
      <w:del w:id="55" w:author="Mia" w:date="2026-02-05T15:39:00Z">
        <w:r>
          <w:rPr>
            <w:rFonts w:ascii="宋体" w:hAnsi="宋体" w:hint="eastAsia"/>
            <w:sz w:val="22"/>
            <w:szCs w:val="22"/>
          </w:rPr>
          <w:delText>其它已读入记忆的</w:delText>
        </w:r>
      </w:del>
      <w:ins w:id="56" w:author="Mia" w:date="2026-02-05T15:39:00Z">
        <w:r>
          <w:rPr>
            <w:rFonts w:ascii="宋体" w:hAnsi="宋体" w:hint="eastAsia"/>
            <w:sz w:val="22"/>
            <w:szCs w:val="22"/>
            <w:lang w:eastAsia=""/>
          </w:rPr>
          <w:t>存储于有形</w:t>
        </w:r>
      </w:ins>
      <w:r>
        <w:rPr>
          <w:rFonts w:ascii="宋体" w:hAnsi="宋体" w:hint="eastAsia"/>
          <w:sz w:val="22"/>
          <w:szCs w:val="22"/>
        </w:rPr>
        <w:t>媒体</w:t>
      </w:r>
      <w:del w:id="57" w:author="Mia" w:date="2026-02-05T15:39:00Z">
        <w:r>
          <w:rPr>
            <w:rFonts w:ascii="宋体" w:hAnsi="宋体" w:hint="eastAsia"/>
            <w:sz w:val="22"/>
            <w:szCs w:val="22"/>
          </w:rPr>
          <w:delText>等</w:delText>
        </w:r>
      </w:del>
      <w:ins w:id="58" w:author="Mia" w:date="2026-02-05T15:39:00Z">
        <w:r>
          <w:rPr>
            <w:rFonts w:ascii="宋体" w:hAnsi="宋体" w:hint="eastAsia"/>
            <w:sz w:val="22"/>
            <w:szCs w:val="22"/>
            <w:lang w:eastAsia=""/>
          </w:rPr>
          <w:t>中的电子</w:t>
        </w:r>
      </w:ins>
      <w:r>
        <w:rPr>
          <w:rFonts w:ascii="宋体" w:hAnsi="宋体" w:hint="eastAsia"/>
          <w:sz w:val="22"/>
          <w:szCs w:val="22"/>
        </w:rPr>
        <w:t>信息资料</w:t>
      </w:r>
      <w:del w:id="59" w:author="Mia" w:date="2026-02-05T15:39:00Z">
        <w:r>
          <w:rPr>
            <w:rFonts w:ascii="宋体" w:hAnsi="宋体" w:hint="eastAsia"/>
            <w:sz w:val="22"/>
            <w:szCs w:val="22"/>
          </w:rPr>
          <w:delText>交</w:delText>
        </w:r>
      </w:del>
      <w:ins w:id="60" w:author="Mia" w:date="2026-02-05T15:39:00Z">
        <w:r>
          <w:rPr>
            <w:rFonts w:ascii="宋体" w:hAnsi="宋体" w:hint="eastAsia"/>
            <w:sz w:val="22"/>
            <w:szCs w:val="22"/>
            <w:lang w:eastAsia=""/>
          </w:rPr>
          <w:t>）返</w:t>
        </w:r>
      </w:ins>
      <w:r>
        <w:rPr>
          <w:rFonts w:ascii="宋体" w:hAnsi="宋体" w:hint="eastAsia"/>
          <w:sz w:val="22"/>
          <w:szCs w:val="22"/>
        </w:rPr>
        <w:t>还</w:t>
      </w:r>
      <w:del w:id="61" w:author="Mia" w:date="2026-02-05T15:39:00Z">
        <w:r>
          <w:rPr>
            <w:rFonts w:ascii="宋体" w:hAnsi="宋体" w:hint="eastAsia"/>
            <w:sz w:val="22"/>
            <w:szCs w:val="22"/>
          </w:rPr>
          <w:delText>给</w:delText>
        </w:r>
      </w:del>
      <w:r>
        <w:rPr>
          <w:rFonts w:ascii="宋体" w:hAnsi="宋体" w:hint="eastAsia"/>
          <w:sz w:val="22"/>
          <w:szCs w:val="22"/>
        </w:rPr>
        <w:t>甲方</w:t>
      </w:r>
      <w:ins w:id="62"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7"/>
      <w:commentRangeEnd w:id="38"/>
      <w:r>
        <w:rPr>
          <w:rStyle w:val="ad"/>
        </w:rPr>
        <w:commentReference w:id="38"/>
      </w:r>
    </w:p>
    <w:p w14:paraId="4E1DE5C4" w14:textId="77777777" w:rsidR="006210B3" w:rsidRDefault="006210B3">
      <w:pPr>
        <w:adjustRightInd w:val="0"/>
        <w:snapToGrid w:val="0"/>
        <w:spacing w:line="240" w:lineRule="atLeast"/>
        <w:ind w:firstLineChars="196" w:firstLine="431"/>
        <w:rPr>
          <w:rFonts w:ascii="宋体" w:hAnsi="宋体"/>
          <w:sz w:val="22"/>
          <w:szCs w:val="22"/>
        </w:rPr>
      </w:pPr>
    </w:p>
    <w:p w14:paraId="607C9354" w14:textId="77777777" w:rsidR="006210B3" w:rsidRDefault="00E37FC1">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6210B3" w:rsidRDefault="00E37FC1">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6210B3" w:rsidRDefault="006210B3">
      <w:pPr>
        <w:adjustRightInd w:val="0"/>
        <w:snapToGrid w:val="0"/>
        <w:spacing w:line="240" w:lineRule="atLeast"/>
        <w:ind w:firstLineChars="250" w:firstLine="550"/>
        <w:rPr>
          <w:rFonts w:ascii="宋体" w:hAnsi="宋体"/>
          <w:sz w:val="22"/>
          <w:szCs w:val="22"/>
        </w:rPr>
      </w:pPr>
    </w:p>
    <w:p w14:paraId="5B846A30" w14:textId="77777777" w:rsidR="006210B3" w:rsidRDefault="006210B3">
      <w:pPr>
        <w:adjustRightInd w:val="0"/>
        <w:snapToGrid w:val="0"/>
        <w:spacing w:line="240" w:lineRule="atLeast"/>
        <w:ind w:firstLineChars="250" w:firstLine="550"/>
        <w:rPr>
          <w:rFonts w:ascii="宋体" w:hAnsi="宋体"/>
          <w:sz w:val="22"/>
          <w:szCs w:val="22"/>
        </w:rPr>
      </w:pPr>
    </w:p>
    <w:p w14:paraId="760EFD74" w14:textId="77777777" w:rsidR="006210B3" w:rsidRDefault="00E37FC1">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6210B3" w:rsidRDefault="006210B3">
      <w:pPr>
        <w:adjustRightInd w:val="0"/>
        <w:snapToGrid w:val="0"/>
        <w:spacing w:line="240" w:lineRule="atLeast"/>
        <w:rPr>
          <w:rFonts w:ascii="宋体" w:hAnsi="宋体"/>
          <w:b/>
          <w:sz w:val="22"/>
          <w:szCs w:val="22"/>
          <w:lang w:val="en-AU"/>
        </w:rPr>
      </w:pPr>
    </w:p>
    <w:p w14:paraId="411AE41B" w14:textId="77777777" w:rsidR="006210B3" w:rsidRDefault="006210B3">
      <w:pPr>
        <w:adjustRightInd w:val="0"/>
        <w:snapToGrid w:val="0"/>
        <w:spacing w:line="240" w:lineRule="atLeast"/>
        <w:rPr>
          <w:rFonts w:ascii="宋体" w:hAnsi="宋体"/>
          <w:b/>
          <w:sz w:val="22"/>
          <w:szCs w:val="22"/>
          <w:lang w:val="en-AU"/>
        </w:rPr>
      </w:pPr>
    </w:p>
    <w:p w14:paraId="0FBA4F83" w14:textId="77777777" w:rsidR="006210B3" w:rsidRDefault="00E37FC1">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6210B3">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4642B7D" w14:textId="77777777" w:rsidR="006210B3" w:rsidRDefault="00E37FC1">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58C7810E" w14:textId="77777777" w:rsidR="006210B3" w:rsidRDefault="00E37FC1">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9" w:author="Mia" w:date="2026-02-05T15:44:00Z" w:initials="">
    <w:p w14:paraId="16BB6BFF" w14:textId="77777777" w:rsidR="006210B3" w:rsidRDefault="00E37FC1">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12" w:author="Mia" w:date="2026-02-05T15:47:00Z" w:initials="">
    <w:p w14:paraId="64404202" w14:textId="77777777" w:rsidR="006210B3" w:rsidRDefault="00E37FC1">
      <w:r>
        <w:rPr>
          <w:rFonts w:ascii="宋体" w:hAnsi="宋体" w:cs="宋体"/>
          <w:kern w:val="0"/>
          <w:sz w:val="24"/>
        </w:rPr>
        <w:t>【风险点】保密义务主语及信息来源表述错误，需明确乙方对甲方信息</w:t>
      </w:r>
      <w:r>
        <w:rPr>
          <w:rFonts w:ascii="宋体" w:hAnsi="宋体" w:cs="宋体"/>
          <w:kern w:val="0"/>
          <w:sz w:val="24"/>
        </w:rPr>
        <w:t>承担保密责任</w:t>
      </w:r>
      <w:r>
        <w:rPr>
          <w:rFonts w:ascii="宋体" w:hAnsi="宋体" w:cs="宋体"/>
          <w:kern w:val="0"/>
          <w:sz w:val="24"/>
        </w:rPr>
        <w:br/>
      </w:r>
      <w:r>
        <w:rPr>
          <w:rFonts w:ascii="宋体" w:hAnsi="宋体" w:cs="宋体"/>
          <w:kern w:val="0"/>
          <w:sz w:val="24"/>
        </w:rPr>
        <w:t>【说明】原条款主语错误且表述混乱，未明确信息权属及保密责任主体。根据条款内容，应为乙方对甲方提供的信息承担保密义务，修正后责任主体明确，信息来源清晰，有效防止履约争议和信息权属歧义。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21" w:author="Mia" w:date="2026-02-05T15:51:00Z" w:initials="">
    <w:p w14:paraId="38C63F06" w14:textId="77777777" w:rsidR="006210B3" w:rsidRDefault="00E37FC1">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w:t>
      </w:r>
      <w:r>
        <w:rPr>
          <w:rFonts w:ascii="宋体" w:hAnsi="宋体" w:cs="宋体"/>
          <w:kern w:val="0"/>
          <w:sz w:val="24"/>
        </w:rPr>
        <w:t>承担永久保密义务，责任过重且不具商业合理性。设定最长十年期限，合理控制保密义务持续时间，降低长期合规风险，符合商业实践，平衡双方利益。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24" w:author="Mia" w:date="2026-02-05T15:55:00Z" w:initials="">
    <w:p w14:paraId="7B6C00F5" w14:textId="77777777" w:rsidR="006210B3" w:rsidRDefault="00E37FC1">
      <w:r>
        <w:rPr>
          <w:rFonts w:ascii="宋体" w:hAnsi="宋体" w:cs="宋体"/>
          <w:kern w:val="0"/>
          <w:sz w:val="24"/>
        </w:rPr>
        <w:t>【风险点】赔偿责任范围及上限需合理限定，排除客</w:t>
      </w:r>
      <w:r>
        <w:rPr>
          <w:rFonts w:ascii="宋体" w:hAnsi="宋体" w:cs="宋体"/>
          <w:kern w:val="0"/>
          <w:sz w:val="24"/>
        </w:rPr>
        <w:t>户损失</w:t>
      </w:r>
      <w:r>
        <w:rPr>
          <w:rFonts w:ascii="宋体" w:hAnsi="宋体" w:cs="宋体"/>
          <w:kern w:val="0"/>
          <w:sz w:val="24"/>
        </w:rPr>
        <w:br/>
      </w:r>
      <w:r>
        <w:rPr>
          <w:rFonts w:ascii="宋体" w:hAnsi="宋体" w:cs="宋体"/>
          <w:kern w:val="0"/>
          <w:sz w:val="24"/>
        </w:rPr>
        <w:t>【说明】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38" w:author="Mia" w:date="2026-02-05T16:02:00Z" w:initials="">
    <w:p w14:paraId="18062AC2" w14:textId="77777777" w:rsidR="006210B3" w:rsidRDefault="00E37FC1">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w:t>
      </w:r>
      <w:r>
        <w:rPr>
          <w:rFonts w:ascii="宋体" w:hAnsi="宋体" w:cs="宋体"/>
          <w:kern w:val="0"/>
          <w:sz w:val="24"/>
        </w:rPr>
        <w:t>明】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642B7D" w15:done="0"/>
  <w15:commentEx w15:paraId="58C7810E" w15:done="0"/>
  <w15:commentEx w15:paraId="16BB6BFF" w15:done="0"/>
  <w15:commentEx w15:paraId="64404202" w15:done="0"/>
  <w15:commentEx w15:paraId="38C63F06" w15:done="0"/>
  <w15:commentEx w15:paraId="7B6C00F5" w15:done="0"/>
  <w15:commentEx w15:paraId="18062AC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95F1E9" w14:textId="77777777" w:rsidR="00000000" w:rsidRDefault="00E37FC1">
      <w:r>
        <w:separator/>
      </w:r>
    </w:p>
  </w:endnote>
  <w:endnote w:type="continuationSeparator" w:id="0">
    <w:p w14:paraId="0AC8C414" w14:textId="77777777" w:rsidR="00000000" w:rsidRDefault="00E37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6210B3" w:rsidRDefault="00E37FC1">
    <w:pPr>
      <w:pStyle w:val="a7"/>
    </w:pPr>
    <w:r>
      <w:pict w14:anchorId="26DC7E29">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6210B3" w:rsidRDefault="006210B3">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F0D74" w14:textId="77777777" w:rsidR="00000000" w:rsidRDefault="00E37FC1">
      <w:r>
        <w:separator/>
      </w:r>
    </w:p>
  </w:footnote>
  <w:footnote w:type="continuationSeparator" w:id="0">
    <w:p w14:paraId="44AA52C0" w14:textId="77777777" w:rsidR="00000000" w:rsidRDefault="00E37FC1">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10B3"/>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E37FC1"/>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03890EAC-F5A6-4A7A-8F2B-73DD57C6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E37FC1"/>
    <w:rPr>
      <w:sz w:val="18"/>
      <w:szCs w:val="18"/>
    </w:rPr>
  </w:style>
  <w:style w:type="character" w:customStyle="1" w:styleId="af">
    <w:name w:val="批注框文本 字符"/>
    <w:basedOn w:val="a0"/>
    <w:link w:val="ae"/>
    <w:rsid w:val="00E37FC1"/>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Company>lingtong</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2026-03-16T02:58:00Z</dcterms:created>
  <dcterms:modified xsi:type="dcterms:W3CDTF">2026-03-16T02:58:00Z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