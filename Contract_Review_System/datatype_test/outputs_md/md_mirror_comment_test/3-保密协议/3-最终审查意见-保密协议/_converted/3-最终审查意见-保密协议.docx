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38AA964" w14:textId="77777777" w:rsidR="00000000" w:rsidRDefault="001926B9">
      <w:pPr>
        <w:adjustRightInd w:val="0"/>
        <w:snapToGrid w:val="0"/>
        <w:spacing w:line="240" w:lineRule="atLeast"/>
        <w:ind w:firstLineChars="800" w:firstLine="2891"/>
        <w:rPr>
          <w:rFonts w:ascii="宋体" w:hAnsi="宋体" w:hint="eastAsia"/>
          <w:b/>
          <w:sz w:val="36"/>
          <w:szCs w:val="36"/>
        </w:rPr>
      </w:pPr>
      <w:bookmarkStart w:id="0" w:name="_GoBack"/>
      <w:bookmarkEnd w:id="0"/>
      <w:commentRangeStart w:id="1"/>
      <w:r>
        <w:rPr>
          <w:rFonts w:ascii="宋体" w:hAnsi="宋体" w:hint="eastAsia"/>
          <w:b/>
          <w:sz w:val="36"/>
          <w:szCs w:val="36"/>
        </w:rPr>
        <w:t>保密协议</w:t>
      </w:r>
      <w:commentRangeEnd w:id="1"/>
      <w:r>
        <w:commentReference w:id="1"/>
      </w:r>
    </w:p>
    <w:p w14:paraId="09915060" w14:textId="77777777" w:rsidR="00000000" w:rsidRDefault="001926B9">
      <w:pPr>
        <w:adjustRightInd w:val="0"/>
        <w:snapToGrid w:val="0"/>
        <w:spacing w:line="240" w:lineRule="atLeast"/>
        <w:rPr>
          <w:rFonts w:ascii="宋体" w:hAnsi="宋体" w:hint="eastAsia"/>
          <w:b/>
          <w:sz w:val="22"/>
          <w:szCs w:val="22"/>
        </w:rPr>
      </w:pPr>
    </w:p>
    <w:p w14:paraId="26C52DB2" w14:textId="77777777" w:rsidR="00000000" w:rsidRDefault="001926B9">
      <w:pPr>
        <w:adjustRightInd w:val="0"/>
        <w:snapToGrid w:val="0"/>
        <w:spacing w:line="240" w:lineRule="atLeast"/>
        <w:rPr>
          <w:rFonts w:ascii="宋体" w:hAnsi="宋体" w:hint="eastAsia"/>
          <w:b/>
          <w:sz w:val="22"/>
          <w:szCs w:val="22"/>
        </w:rPr>
      </w:pPr>
      <w:r>
        <w:rPr>
          <w:rFonts w:ascii="宋体" w:hAnsi="宋体" w:hint="eastAsia"/>
          <w:b/>
          <w:sz w:val="22"/>
          <w:szCs w:val="22"/>
        </w:rPr>
        <w:t>本保密协议（“本协议”）由以下双方于</w:t>
      </w:r>
      <w:r>
        <w:rPr>
          <w:rFonts w:ascii="宋体" w:hAnsi="宋体" w:hint="eastAsia"/>
          <w:b/>
          <w:sz w:val="22"/>
          <w:szCs w:val="22"/>
        </w:rPr>
        <w:t xml:space="preserve"> 2026</w:t>
      </w:r>
      <w:r>
        <w:rPr>
          <w:rFonts w:ascii="宋体" w:hAnsi="宋体" w:hint="eastAsia"/>
          <w:b/>
          <w:sz w:val="22"/>
          <w:szCs w:val="22"/>
        </w:rPr>
        <w:t>年</w:t>
      </w:r>
      <w:r>
        <w:rPr>
          <w:rFonts w:ascii="宋体" w:hAnsi="宋体" w:hint="eastAsia"/>
          <w:b/>
          <w:sz w:val="22"/>
          <w:szCs w:val="22"/>
        </w:rPr>
        <w:t>02</w:t>
      </w:r>
      <w:r>
        <w:rPr>
          <w:rFonts w:ascii="宋体" w:hAnsi="宋体" w:hint="eastAsia"/>
          <w:b/>
          <w:sz w:val="22"/>
          <w:szCs w:val="22"/>
        </w:rPr>
        <w:t>月</w:t>
      </w:r>
      <w:r>
        <w:rPr>
          <w:rFonts w:ascii="宋体" w:hAnsi="宋体" w:hint="eastAsia"/>
          <w:b/>
          <w:sz w:val="22"/>
          <w:szCs w:val="22"/>
        </w:rPr>
        <w:t xml:space="preserve"> 02</w:t>
      </w:r>
      <w:r>
        <w:rPr>
          <w:rFonts w:ascii="宋体" w:hAnsi="宋体"/>
          <w:b/>
          <w:sz w:val="22"/>
          <w:szCs w:val="22"/>
        </w:rPr>
        <w:t xml:space="preserve"> </w:t>
      </w:r>
      <w:r>
        <w:rPr>
          <w:rFonts w:ascii="宋体" w:hAnsi="宋体" w:hint="eastAsia"/>
          <w:b/>
          <w:sz w:val="22"/>
          <w:szCs w:val="22"/>
        </w:rPr>
        <w:t>日签署：</w:t>
      </w:r>
    </w:p>
    <w:p w14:paraId="7576CFB1" w14:textId="77777777" w:rsidR="00000000" w:rsidRDefault="001926B9">
      <w:pPr>
        <w:adjustRightInd w:val="0"/>
        <w:snapToGrid w:val="0"/>
        <w:spacing w:line="240" w:lineRule="atLeast"/>
        <w:rPr>
          <w:rFonts w:ascii="宋体" w:hAnsi="宋体" w:hint="eastAsia"/>
          <w:b/>
          <w:sz w:val="22"/>
          <w:szCs w:val="22"/>
        </w:rPr>
      </w:pPr>
    </w:p>
    <w:p w14:paraId="6A0AA4D2" w14:textId="77777777" w:rsidR="00000000" w:rsidRDefault="001926B9">
      <w:pPr>
        <w:adjustRightInd w:val="0"/>
        <w:snapToGrid w:val="0"/>
        <w:spacing w:line="240" w:lineRule="atLeast"/>
        <w:rPr>
          <w:rFonts w:ascii="宋体" w:hAnsi="宋体" w:hint="eastAsia"/>
          <w:b/>
          <w:sz w:val="22"/>
          <w:szCs w:val="22"/>
          <w:u w:val="single"/>
        </w:rPr>
      </w:pPr>
      <w:r>
        <w:rPr>
          <w:rFonts w:ascii="宋体" w:hAnsi="宋体" w:hint="eastAsia"/>
          <w:b/>
          <w:sz w:val="22"/>
          <w:szCs w:val="22"/>
        </w:rPr>
        <w:t>甲方：</w:t>
      </w:r>
      <w:r>
        <w:rPr>
          <w:rFonts w:ascii="宋体" w:hAnsi="宋体" w:hint="eastAsia"/>
          <w:b/>
          <w:sz w:val="22"/>
          <w:szCs w:val="22"/>
          <w:u w:val="single"/>
        </w:rPr>
        <w:t>江苏陶浦汽车部件有限公司（以下简称甲方）</w:t>
      </w:r>
    </w:p>
    <w:p w14:paraId="3561FF4E" w14:textId="77777777" w:rsidR="00000000" w:rsidRDefault="001926B9">
      <w:pPr>
        <w:adjustRightInd w:val="0"/>
        <w:snapToGrid w:val="0"/>
        <w:spacing w:line="240" w:lineRule="atLeast"/>
        <w:rPr>
          <w:rFonts w:ascii="宋体" w:hAnsi="宋体" w:hint="eastAsia"/>
          <w:b/>
          <w:sz w:val="22"/>
          <w:szCs w:val="22"/>
        </w:rPr>
      </w:pPr>
    </w:p>
    <w:p w14:paraId="0B8C2636" w14:textId="77777777" w:rsidR="00000000" w:rsidRDefault="001926B9">
      <w:pPr>
        <w:adjustRightInd w:val="0"/>
        <w:snapToGrid w:val="0"/>
        <w:spacing w:line="240" w:lineRule="atLeast"/>
        <w:rPr>
          <w:rFonts w:ascii="宋体" w:hAnsi="宋体" w:hint="eastAsia"/>
          <w:b/>
          <w:sz w:val="22"/>
          <w:szCs w:val="22"/>
        </w:rPr>
      </w:pPr>
      <w:r>
        <w:rPr>
          <w:rFonts w:ascii="宋体" w:hAnsi="宋体" w:hint="eastAsia"/>
          <w:b/>
          <w:sz w:val="22"/>
          <w:szCs w:val="22"/>
        </w:rPr>
        <w:t>乙方：</w:t>
      </w:r>
      <w:bookmarkStart w:id="2" w:name="OLE_LINK1"/>
      <w:r>
        <w:rPr>
          <w:rFonts w:ascii="宋体" w:hAnsi="宋体" w:hint="eastAsia"/>
          <w:b/>
          <w:sz w:val="22"/>
          <w:szCs w:val="22"/>
          <w:u w:val="single"/>
        </w:rPr>
        <w:t>上海艾铭思汽车控制系统有限公司</w:t>
      </w:r>
      <w:bookmarkEnd w:id="2"/>
      <w:r>
        <w:rPr>
          <w:rFonts w:ascii="宋体" w:hAnsi="宋体" w:hint="eastAsia"/>
          <w:b/>
          <w:sz w:val="22"/>
          <w:szCs w:val="22"/>
          <w:u w:val="single"/>
        </w:rPr>
        <w:t>（以下简称乙方）</w:t>
      </w:r>
    </w:p>
    <w:p w14:paraId="1AA2950D" w14:textId="77777777" w:rsidR="00000000" w:rsidRDefault="001926B9">
      <w:pPr>
        <w:adjustRightInd w:val="0"/>
        <w:snapToGrid w:val="0"/>
        <w:spacing w:line="240" w:lineRule="atLeast"/>
        <w:ind w:left="416" w:hanging="416"/>
        <w:rPr>
          <w:rFonts w:ascii="宋体" w:hAnsi="宋体" w:hint="eastAsia"/>
          <w:b/>
          <w:sz w:val="22"/>
          <w:szCs w:val="22"/>
        </w:rPr>
      </w:pPr>
      <w:r>
        <w:rPr>
          <w:rFonts w:ascii="宋体" w:hAnsi="宋体" w:hint="eastAsia"/>
          <w:b/>
          <w:sz w:val="22"/>
          <w:szCs w:val="22"/>
        </w:rPr>
        <w:t>鉴于</w:t>
      </w:r>
      <w:r>
        <w:rPr>
          <w:rFonts w:ascii="宋体" w:hAnsi="宋体" w:hint="eastAsia"/>
          <w:b/>
          <w:sz w:val="22"/>
          <w:szCs w:val="22"/>
        </w:rPr>
        <w:t>:</w:t>
      </w:r>
    </w:p>
    <w:p w14:paraId="6A3CC65F" w14:textId="77777777" w:rsidR="00000000" w:rsidRDefault="001926B9">
      <w:pPr>
        <w:adjustRightInd w:val="0"/>
        <w:snapToGrid w:val="0"/>
        <w:spacing w:line="240" w:lineRule="atLeast"/>
        <w:ind w:left="416" w:hanging="416"/>
        <w:rPr>
          <w:rFonts w:ascii="宋体" w:hAnsi="宋体" w:hint="eastAsia"/>
          <w:sz w:val="22"/>
          <w:szCs w:val="22"/>
        </w:rPr>
      </w:pPr>
    </w:p>
    <w:p w14:paraId="3893229F" w14:textId="77777777" w:rsidR="00000000" w:rsidRDefault="001926B9">
      <w:pPr>
        <w:adjustRightInd w:val="0"/>
        <w:snapToGrid w:val="0"/>
        <w:spacing w:line="240" w:lineRule="atLeast"/>
        <w:ind w:left="416" w:hanging="416"/>
        <w:rPr>
          <w:rFonts w:ascii="宋体" w:hAnsi="宋体" w:hint="eastAsia"/>
          <w:sz w:val="22"/>
          <w:szCs w:val="22"/>
        </w:rPr>
      </w:pPr>
      <w:r>
        <w:rPr>
          <w:rFonts w:ascii="宋体" w:hAnsi="宋体" w:hint="eastAsia"/>
          <w:sz w:val="22"/>
          <w:szCs w:val="22"/>
        </w:rPr>
        <w:t>A</w:t>
      </w:r>
      <w:r>
        <w:rPr>
          <w:rFonts w:ascii="宋体" w:hAnsi="宋体" w:hint="eastAsia"/>
          <w:sz w:val="22"/>
          <w:szCs w:val="22"/>
        </w:rPr>
        <w:tab/>
      </w:r>
      <w:r>
        <w:rPr>
          <w:rFonts w:ascii="宋体" w:hAnsi="宋体" w:hint="eastAsia"/>
          <w:sz w:val="22"/>
          <w:szCs w:val="22"/>
        </w:rPr>
        <w:t>乙方为完成</w:t>
      </w:r>
      <w:r>
        <w:rPr>
          <w:rFonts w:ascii="宋体" w:hAnsi="宋体" w:hint="eastAsia"/>
          <w:b/>
          <w:color w:val="0070C0"/>
          <w:sz w:val="22"/>
          <w:szCs w:val="22"/>
          <w:u w:val="single"/>
        </w:rPr>
        <w:t xml:space="preserve"> </w:t>
      </w:r>
      <w:r>
        <w:rPr>
          <w:rFonts w:ascii="宋体" w:hAnsi="宋体" w:hint="eastAsia"/>
          <w:b/>
          <w:color w:val="0070C0"/>
          <w:sz w:val="22"/>
          <w:szCs w:val="22"/>
          <w:u w:val="single"/>
        </w:rPr>
        <w:t>星空遮阳帘灯带控制、直驱电机控制</w:t>
      </w:r>
      <w:r>
        <w:rPr>
          <w:rFonts w:ascii="宋体" w:hAnsi="宋体" w:hint="eastAsia"/>
          <w:b/>
          <w:color w:val="0070C0"/>
          <w:sz w:val="22"/>
          <w:szCs w:val="22"/>
          <w:u w:val="single"/>
        </w:rPr>
        <w:t xml:space="preserve"> </w:t>
      </w:r>
      <w:r>
        <w:rPr>
          <w:rFonts w:ascii="宋体" w:hAnsi="宋体" w:hint="eastAsia"/>
          <w:sz w:val="22"/>
          <w:szCs w:val="22"/>
        </w:rPr>
        <w:t>项目，</w:t>
      </w:r>
      <w:r>
        <w:rPr>
          <w:rFonts w:ascii="宋体" w:hAnsi="宋体" w:hint="eastAsia"/>
          <w:sz w:val="22"/>
          <w:szCs w:val="22"/>
        </w:rPr>
        <w:t>(</w:t>
      </w:r>
      <w:r>
        <w:rPr>
          <w:rFonts w:ascii="宋体" w:hAnsi="宋体" w:hint="eastAsia"/>
          <w:sz w:val="22"/>
          <w:szCs w:val="22"/>
        </w:rPr>
        <w:t>以下称“</w:t>
      </w:r>
      <w:r>
        <w:rPr>
          <w:rFonts w:ascii="宋体" w:hAnsi="宋体" w:hint="eastAsia"/>
          <w:b/>
          <w:sz w:val="22"/>
          <w:szCs w:val="22"/>
        </w:rPr>
        <w:t>该项目</w:t>
      </w:r>
      <w:r>
        <w:rPr>
          <w:rFonts w:ascii="宋体" w:hAnsi="宋体" w:hint="eastAsia"/>
          <w:sz w:val="22"/>
          <w:szCs w:val="22"/>
        </w:rPr>
        <w:t>”</w:t>
      </w:r>
      <w:r>
        <w:rPr>
          <w:rFonts w:ascii="宋体" w:hAnsi="宋体" w:hint="eastAsia"/>
          <w:sz w:val="22"/>
          <w:szCs w:val="22"/>
        </w:rPr>
        <w:t>)</w:t>
      </w:r>
      <w:r>
        <w:rPr>
          <w:rFonts w:ascii="宋体" w:hAnsi="宋体" w:hint="eastAsia"/>
          <w:sz w:val="22"/>
          <w:szCs w:val="22"/>
        </w:rPr>
        <w:t>，需要甲方提供一些信息供乙方对</w:t>
      </w:r>
      <w:r>
        <w:rPr>
          <w:rFonts w:ascii="宋体" w:hAnsi="宋体" w:hint="eastAsia"/>
          <w:b/>
          <w:sz w:val="22"/>
          <w:szCs w:val="22"/>
        </w:rPr>
        <w:t>该项目</w:t>
      </w:r>
      <w:r>
        <w:rPr>
          <w:rFonts w:ascii="宋体" w:hAnsi="宋体" w:hint="eastAsia"/>
          <w:sz w:val="22"/>
          <w:szCs w:val="22"/>
        </w:rPr>
        <w:t>进行开发设计和试制。</w:t>
      </w:r>
    </w:p>
    <w:p w14:paraId="7FA40E1E" w14:textId="77777777" w:rsidR="00000000" w:rsidRDefault="001926B9">
      <w:pPr>
        <w:adjustRightInd w:val="0"/>
        <w:snapToGrid w:val="0"/>
        <w:spacing w:line="240" w:lineRule="atLeast"/>
        <w:ind w:left="416" w:hanging="416"/>
        <w:rPr>
          <w:rFonts w:ascii="宋体" w:hAnsi="宋体" w:hint="eastAsia"/>
          <w:sz w:val="22"/>
          <w:szCs w:val="22"/>
        </w:rPr>
      </w:pPr>
    </w:p>
    <w:p w14:paraId="53BE855D" w14:textId="77777777" w:rsidR="00000000" w:rsidRDefault="001926B9">
      <w:pPr>
        <w:adjustRightInd w:val="0"/>
        <w:snapToGrid w:val="0"/>
        <w:spacing w:line="240" w:lineRule="atLeast"/>
        <w:ind w:left="416" w:hanging="416"/>
        <w:rPr>
          <w:rFonts w:ascii="宋体" w:hAnsi="宋体" w:hint="eastAsia"/>
          <w:sz w:val="22"/>
          <w:szCs w:val="22"/>
        </w:rPr>
      </w:pPr>
      <w:r>
        <w:rPr>
          <w:rFonts w:ascii="宋体" w:hAnsi="宋体" w:hint="eastAsia"/>
          <w:sz w:val="22"/>
          <w:szCs w:val="22"/>
        </w:rPr>
        <w:t>B.</w:t>
      </w:r>
      <w:r>
        <w:rPr>
          <w:rFonts w:ascii="宋体" w:hAnsi="宋体" w:hint="eastAsia"/>
          <w:sz w:val="22"/>
          <w:szCs w:val="22"/>
        </w:rPr>
        <w:tab/>
      </w:r>
      <w:r>
        <w:rPr>
          <w:rFonts w:ascii="宋体" w:hAnsi="宋体" w:hint="eastAsia"/>
          <w:sz w:val="22"/>
          <w:szCs w:val="22"/>
        </w:rPr>
        <w:t>甲方要求乙方非经甲方书面同意不得披露信息或未经授权地使用保密信息（定义见下）；</w:t>
      </w:r>
    </w:p>
    <w:p w14:paraId="4F0F335A" w14:textId="77777777" w:rsidR="00000000" w:rsidRDefault="001926B9">
      <w:pPr>
        <w:adjustRightInd w:val="0"/>
        <w:snapToGrid w:val="0"/>
        <w:spacing w:line="240" w:lineRule="atLeast"/>
        <w:ind w:left="416" w:hanging="416"/>
        <w:rPr>
          <w:rFonts w:ascii="宋体" w:hAnsi="宋体" w:hint="eastAsia"/>
          <w:sz w:val="22"/>
          <w:szCs w:val="22"/>
        </w:rPr>
      </w:pPr>
    </w:p>
    <w:p w14:paraId="1531D31F" w14:textId="77777777" w:rsidR="00000000" w:rsidRDefault="001926B9">
      <w:pPr>
        <w:pStyle w:val="a5"/>
        <w:adjustRightInd w:val="0"/>
        <w:snapToGrid w:val="0"/>
        <w:spacing w:line="240" w:lineRule="atLeast"/>
        <w:jc w:val="both"/>
        <w:rPr>
          <w:rFonts w:ascii="宋体" w:eastAsia="宋体" w:hAnsi="宋体" w:hint="eastAsia"/>
          <w:b/>
          <w:sz w:val="22"/>
          <w:szCs w:val="22"/>
        </w:rPr>
      </w:pPr>
      <w:r>
        <w:rPr>
          <w:rFonts w:ascii="宋体" w:eastAsia="宋体" w:hAnsi="宋体" w:hint="eastAsia"/>
          <w:b/>
          <w:sz w:val="22"/>
          <w:szCs w:val="22"/>
        </w:rPr>
        <w:t>有鉴于此，双方均希望对本协议所述保密信息予以有效保护，并在充分协商的基础上签订下列条款</w:t>
      </w:r>
    </w:p>
    <w:p w14:paraId="337D146B" w14:textId="77777777" w:rsidR="00000000" w:rsidRDefault="001926B9">
      <w:pPr>
        <w:pStyle w:val="a5"/>
        <w:adjustRightInd w:val="0"/>
        <w:snapToGrid w:val="0"/>
        <w:spacing w:line="240" w:lineRule="atLeast"/>
        <w:jc w:val="both"/>
        <w:rPr>
          <w:rFonts w:ascii="宋体" w:eastAsia="宋体" w:hAnsi="宋体" w:hint="eastAsia"/>
          <w:b/>
          <w:sz w:val="22"/>
          <w:szCs w:val="22"/>
        </w:rPr>
      </w:pPr>
    </w:p>
    <w:p w14:paraId="608523A3" w14:textId="77777777" w:rsidR="00000000" w:rsidRDefault="001926B9">
      <w:pPr>
        <w:pStyle w:val="a5"/>
        <w:adjustRightInd w:val="0"/>
        <w:snapToGrid w:val="0"/>
        <w:spacing w:line="240" w:lineRule="atLeast"/>
        <w:jc w:val="both"/>
        <w:rPr>
          <w:rFonts w:ascii="宋体" w:eastAsia="宋体" w:hAnsi="宋体" w:hint="eastAsia"/>
          <w:b/>
          <w:sz w:val="22"/>
          <w:szCs w:val="22"/>
        </w:rPr>
      </w:pPr>
      <w:r>
        <w:rPr>
          <w:rFonts w:ascii="宋体" w:eastAsia="宋体" w:hAnsi="宋体" w:hint="eastAsia"/>
          <w:b/>
          <w:sz w:val="22"/>
          <w:szCs w:val="22"/>
        </w:rPr>
        <w:t>共同遵守：</w:t>
      </w:r>
    </w:p>
    <w:p w14:paraId="6EB50B17" w14:textId="77777777" w:rsidR="00000000" w:rsidRDefault="001926B9">
      <w:pPr>
        <w:pStyle w:val="a5"/>
        <w:adjustRightInd w:val="0"/>
        <w:snapToGrid w:val="0"/>
        <w:spacing w:line="240" w:lineRule="atLeast"/>
        <w:rPr>
          <w:rFonts w:ascii="宋体" w:eastAsia="宋体" w:hAnsi="宋体" w:hint="eastAsia"/>
          <w:b/>
          <w:sz w:val="22"/>
          <w:szCs w:val="22"/>
        </w:rPr>
      </w:pPr>
    </w:p>
    <w:p w14:paraId="32775A42" w14:textId="77777777" w:rsidR="00000000" w:rsidRDefault="001926B9">
      <w:pPr>
        <w:adjustRightInd w:val="0"/>
        <w:snapToGrid w:val="0"/>
        <w:spacing w:line="240" w:lineRule="atLeast"/>
        <w:ind w:left="416" w:hanging="416"/>
        <w:rPr>
          <w:rFonts w:ascii="宋体" w:hAnsi="宋体" w:hint="eastAsia"/>
          <w:b/>
          <w:bCs/>
          <w:sz w:val="22"/>
          <w:szCs w:val="22"/>
        </w:rPr>
      </w:pPr>
      <w:r>
        <w:rPr>
          <w:rFonts w:ascii="宋体" w:hAnsi="宋体" w:hint="eastAsia"/>
          <w:b/>
          <w:bCs/>
          <w:sz w:val="22"/>
          <w:szCs w:val="22"/>
        </w:rPr>
        <w:t>1.</w:t>
      </w:r>
      <w:r>
        <w:rPr>
          <w:rFonts w:ascii="宋体" w:hAnsi="宋体" w:hint="eastAsia"/>
          <w:b/>
          <w:bCs/>
          <w:sz w:val="22"/>
          <w:szCs w:val="22"/>
        </w:rPr>
        <w:tab/>
      </w:r>
      <w:r>
        <w:rPr>
          <w:rFonts w:ascii="宋体" w:hAnsi="宋体" w:hint="eastAsia"/>
          <w:b/>
          <w:bCs/>
          <w:sz w:val="22"/>
          <w:szCs w:val="22"/>
        </w:rPr>
        <w:t>本协议的目的</w:t>
      </w:r>
    </w:p>
    <w:p w14:paraId="27CE54D8" w14:textId="77777777" w:rsidR="00000000" w:rsidRDefault="001926B9">
      <w:pPr>
        <w:adjustRightInd w:val="0"/>
        <w:snapToGrid w:val="0"/>
        <w:spacing w:line="240" w:lineRule="atLeast"/>
        <w:ind w:left="416" w:hanging="416"/>
        <w:rPr>
          <w:rFonts w:ascii="宋体" w:hAnsi="宋体" w:hint="eastAsia"/>
          <w:sz w:val="22"/>
          <w:szCs w:val="22"/>
        </w:rPr>
      </w:pPr>
    </w:p>
    <w:p w14:paraId="3199A528" w14:textId="77777777" w:rsidR="00000000" w:rsidRDefault="001926B9">
      <w:pPr>
        <w:adjustRightInd w:val="0"/>
        <w:snapToGrid w:val="0"/>
        <w:spacing w:line="240" w:lineRule="atLeast"/>
        <w:rPr>
          <w:rFonts w:ascii="宋体" w:hAnsi="宋体" w:hint="eastAsia"/>
          <w:sz w:val="22"/>
          <w:szCs w:val="22"/>
        </w:rPr>
      </w:pPr>
      <w:r>
        <w:rPr>
          <w:rFonts w:ascii="宋体" w:hAnsi="宋体" w:hint="eastAsia"/>
          <w:sz w:val="22"/>
          <w:szCs w:val="22"/>
        </w:rPr>
        <w:t>本协议的目的是：设定一些双方同意的条款、条件和原则，以便</w:t>
      </w:r>
      <w:r>
        <w:rPr>
          <w:rFonts w:ascii="宋体" w:hAnsi="宋体" w:hint="eastAsia"/>
          <w:sz w:val="22"/>
          <w:szCs w:val="22"/>
        </w:rPr>
        <w:t>甲方向乙方提供</w:t>
      </w:r>
      <w:r>
        <w:rPr>
          <w:rFonts w:ascii="宋体" w:hAnsi="宋体" w:hint="eastAsia"/>
          <w:sz w:val="22"/>
          <w:szCs w:val="22"/>
          <w:u w:val="single"/>
        </w:rPr>
        <w:t>保密信息</w:t>
      </w:r>
      <w:r>
        <w:rPr>
          <w:rFonts w:ascii="宋体" w:hAnsi="宋体" w:hint="eastAsia"/>
          <w:sz w:val="22"/>
          <w:szCs w:val="22"/>
        </w:rPr>
        <w:t>供乙方研究</w:t>
      </w:r>
      <w:r>
        <w:rPr>
          <w:rFonts w:ascii="宋体" w:hAnsi="宋体" w:hint="eastAsia"/>
          <w:b/>
          <w:sz w:val="22"/>
          <w:szCs w:val="22"/>
        </w:rPr>
        <w:t>该项目</w:t>
      </w:r>
      <w:r>
        <w:rPr>
          <w:rFonts w:ascii="宋体" w:hAnsi="宋体" w:hint="eastAsia"/>
          <w:sz w:val="22"/>
          <w:szCs w:val="22"/>
        </w:rPr>
        <w:t>。</w:t>
      </w:r>
    </w:p>
    <w:p w14:paraId="6E61BC55" w14:textId="77777777" w:rsidR="00000000" w:rsidRDefault="001926B9">
      <w:pPr>
        <w:adjustRightInd w:val="0"/>
        <w:snapToGrid w:val="0"/>
        <w:spacing w:line="240" w:lineRule="atLeast"/>
        <w:rPr>
          <w:rFonts w:ascii="宋体" w:hAnsi="宋体" w:hint="eastAsia"/>
          <w:sz w:val="22"/>
          <w:szCs w:val="22"/>
        </w:rPr>
      </w:pPr>
    </w:p>
    <w:p w14:paraId="3682E9B0" w14:textId="77777777" w:rsidR="00000000" w:rsidRDefault="001926B9">
      <w:pPr>
        <w:tabs>
          <w:tab w:val="left" w:pos="540"/>
        </w:tabs>
        <w:adjustRightInd w:val="0"/>
        <w:snapToGrid w:val="0"/>
        <w:spacing w:line="240" w:lineRule="atLeast"/>
        <w:ind w:left="420" w:hanging="420"/>
        <w:rPr>
          <w:rFonts w:ascii="宋体" w:hAnsi="宋体" w:hint="eastAsia"/>
          <w:b/>
          <w:bCs/>
          <w:sz w:val="22"/>
          <w:szCs w:val="22"/>
        </w:rPr>
      </w:pPr>
      <w:r>
        <w:rPr>
          <w:rFonts w:ascii="宋体" w:hAnsi="宋体" w:hint="eastAsia"/>
          <w:b/>
          <w:bCs/>
          <w:sz w:val="22"/>
          <w:szCs w:val="22"/>
        </w:rPr>
        <w:t>2.</w:t>
      </w:r>
      <w:r>
        <w:rPr>
          <w:rFonts w:ascii="宋体" w:hAnsi="宋体" w:hint="eastAsia"/>
          <w:b/>
          <w:bCs/>
          <w:sz w:val="22"/>
          <w:szCs w:val="22"/>
        </w:rPr>
        <w:tab/>
      </w:r>
      <w:r>
        <w:rPr>
          <w:rFonts w:ascii="宋体" w:hAnsi="宋体" w:hint="eastAsia"/>
          <w:b/>
          <w:bCs/>
          <w:sz w:val="22"/>
          <w:szCs w:val="22"/>
        </w:rPr>
        <w:t>保密信息内容</w:t>
      </w:r>
    </w:p>
    <w:p w14:paraId="574BD27D" w14:textId="77777777" w:rsidR="00000000" w:rsidRDefault="001926B9">
      <w:pPr>
        <w:tabs>
          <w:tab w:val="left" w:pos="540"/>
        </w:tabs>
        <w:adjustRightInd w:val="0"/>
        <w:snapToGrid w:val="0"/>
        <w:spacing w:line="240" w:lineRule="atLeast"/>
        <w:rPr>
          <w:rFonts w:ascii="宋体" w:hAnsi="宋体" w:hint="eastAsia"/>
          <w:sz w:val="22"/>
          <w:szCs w:val="22"/>
        </w:rPr>
      </w:pPr>
      <w:r>
        <w:rPr>
          <w:rFonts w:ascii="宋体" w:hAnsi="宋体" w:hint="eastAsia"/>
          <w:sz w:val="22"/>
          <w:szCs w:val="22"/>
        </w:rPr>
        <w:t>在本协议中，</w:t>
      </w:r>
      <w:r>
        <w:rPr>
          <w:rFonts w:ascii="宋体" w:hAnsi="宋体" w:hint="eastAsia"/>
          <w:b/>
          <w:sz w:val="22"/>
          <w:szCs w:val="22"/>
          <w:u w:val="single"/>
        </w:rPr>
        <w:t>保密信息</w:t>
      </w:r>
      <w:r>
        <w:rPr>
          <w:rFonts w:ascii="宋体" w:hAnsi="宋体" w:hint="eastAsia"/>
          <w:sz w:val="22"/>
          <w:szCs w:val="22"/>
        </w:rPr>
        <w:t>是指由甲方向乙方以任何形式提供的与</w:t>
      </w:r>
      <w:r>
        <w:rPr>
          <w:rFonts w:ascii="宋体" w:hAnsi="宋体" w:hint="eastAsia"/>
          <w:b/>
          <w:sz w:val="22"/>
          <w:szCs w:val="22"/>
          <w:u w:val="single"/>
        </w:rPr>
        <w:t>该项目</w:t>
      </w:r>
      <w:r>
        <w:rPr>
          <w:rFonts w:ascii="宋体" w:hAnsi="宋体" w:hint="eastAsia"/>
          <w:sz w:val="22"/>
          <w:szCs w:val="22"/>
        </w:rPr>
        <w:t>有关的任何信息</w:t>
      </w:r>
      <w:r>
        <w:rPr>
          <w:rFonts w:ascii="宋体" w:hAnsi="宋体" w:hint="eastAsia"/>
          <w:sz w:val="22"/>
          <w:szCs w:val="22"/>
        </w:rPr>
        <w:t>(</w:t>
      </w:r>
      <w:r>
        <w:rPr>
          <w:rFonts w:ascii="宋体" w:hAnsi="宋体" w:hint="eastAsia"/>
          <w:sz w:val="22"/>
          <w:szCs w:val="22"/>
        </w:rPr>
        <w:t>含专有信息</w:t>
      </w:r>
      <w:r>
        <w:rPr>
          <w:rFonts w:ascii="宋体" w:hAnsi="宋体" w:hint="eastAsia"/>
          <w:sz w:val="22"/>
          <w:szCs w:val="22"/>
        </w:rPr>
        <w:t>)</w:t>
      </w:r>
      <w:r>
        <w:rPr>
          <w:rFonts w:ascii="宋体" w:hAnsi="宋体" w:hint="eastAsia"/>
          <w:sz w:val="22"/>
          <w:szCs w:val="22"/>
        </w:rPr>
        <w:t>和文件，如书面、数据电文、口头交流或讨论。以上述方式提供的</w:t>
      </w:r>
      <w:r>
        <w:rPr>
          <w:rFonts w:ascii="宋体" w:hAnsi="宋体" w:hint="eastAsia"/>
          <w:sz w:val="22"/>
          <w:szCs w:val="22"/>
          <w:u w:val="single"/>
        </w:rPr>
        <w:t>保密信息</w:t>
      </w:r>
      <w:r>
        <w:rPr>
          <w:rFonts w:ascii="宋体" w:hAnsi="宋体" w:hint="eastAsia"/>
          <w:sz w:val="22"/>
          <w:szCs w:val="22"/>
        </w:rPr>
        <w:t>应属于甲方的财产，许可使用权</w:t>
      </w:r>
      <w:r>
        <w:rPr>
          <w:rFonts w:ascii="宋体" w:hAnsi="宋体" w:hint="eastAsia"/>
          <w:sz w:val="22"/>
          <w:szCs w:val="22"/>
        </w:rPr>
        <w:t>(</w:t>
      </w:r>
      <w:r>
        <w:rPr>
          <w:rFonts w:ascii="宋体" w:hAnsi="宋体" w:hint="eastAsia"/>
          <w:sz w:val="22"/>
          <w:szCs w:val="22"/>
        </w:rPr>
        <w:t>除为本协议之目的外</w:t>
      </w:r>
      <w:r>
        <w:rPr>
          <w:rFonts w:ascii="宋体" w:hAnsi="宋体" w:hint="eastAsia"/>
          <w:sz w:val="22"/>
          <w:szCs w:val="22"/>
        </w:rPr>
        <w:t>)</w:t>
      </w:r>
      <w:r>
        <w:rPr>
          <w:rFonts w:ascii="宋体" w:hAnsi="宋体" w:hint="eastAsia"/>
          <w:sz w:val="22"/>
          <w:szCs w:val="22"/>
        </w:rPr>
        <w:t>或有关</w:t>
      </w:r>
      <w:r>
        <w:rPr>
          <w:rFonts w:ascii="宋体" w:hAnsi="宋体" w:hint="eastAsia"/>
          <w:sz w:val="22"/>
          <w:szCs w:val="22"/>
          <w:u w:val="single"/>
        </w:rPr>
        <w:t>保密信息</w:t>
      </w:r>
      <w:r>
        <w:rPr>
          <w:rFonts w:ascii="宋体" w:hAnsi="宋体" w:hint="eastAsia"/>
          <w:sz w:val="22"/>
          <w:szCs w:val="22"/>
        </w:rPr>
        <w:t>的其他权利不应视作授予了乙方。</w:t>
      </w:r>
    </w:p>
    <w:p w14:paraId="12D6DF2D" w14:textId="77777777" w:rsidR="00000000" w:rsidRDefault="001926B9">
      <w:pPr>
        <w:tabs>
          <w:tab w:val="left" w:pos="540"/>
        </w:tabs>
        <w:adjustRightInd w:val="0"/>
        <w:snapToGrid w:val="0"/>
        <w:spacing w:line="240" w:lineRule="atLeast"/>
        <w:ind w:left="420" w:hanging="420"/>
        <w:rPr>
          <w:rFonts w:ascii="宋体" w:hAnsi="宋体" w:hint="eastAsia"/>
          <w:b/>
          <w:bCs/>
          <w:sz w:val="22"/>
          <w:szCs w:val="22"/>
        </w:rPr>
      </w:pPr>
      <w:r>
        <w:rPr>
          <w:rFonts w:ascii="宋体" w:hAnsi="宋体" w:hint="eastAsia"/>
          <w:b/>
          <w:bCs/>
          <w:sz w:val="22"/>
          <w:szCs w:val="22"/>
        </w:rPr>
        <w:t xml:space="preserve">3.   </w:t>
      </w:r>
      <w:r>
        <w:rPr>
          <w:rFonts w:ascii="宋体" w:hAnsi="宋体" w:hint="eastAsia"/>
          <w:b/>
          <w:bCs/>
          <w:sz w:val="22"/>
          <w:szCs w:val="22"/>
        </w:rPr>
        <w:t>保密义务</w:t>
      </w:r>
    </w:p>
    <w:p w14:paraId="583C8C0D" w14:textId="77777777" w:rsidR="00000000" w:rsidRDefault="001926B9">
      <w:pPr>
        <w:pStyle w:val="a6"/>
        <w:adjustRightInd w:val="0"/>
        <w:snapToGrid w:val="0"/>
        <w:spacing w:line="240" w:lineRule="atLeast"/>
        <w:ind w:firstLineChars="100" w:firstLine="220"/>
        <w:rPr>
          <w:rFonts w:hAnsi="宋体"/>
          <w:bCs/>
          <w:sz w:val="22"/>
          <w:szCs w:val="22"/>
        </w:rPr>
      </w:pPr>
      <w:r>
        <w:rPr>
          <w:rFonts w:hAnsi="宋体"/>
          <w:bCs/>
          <w:sz w:val="22"/>
          <w:szCs w:val="22"/>
        </w:rPr>
        <w:t>自披露方或其知情人员披露保密信息之日起，接收方应履行以下义务：</w:t>
      </w:r>
    </w:p>
    <w:p w14:paraId="25D5AC3C" w14:textId="77777777" w:rsidR="00000000" w:rsidRDefault="001926B9">
      <w:pPr>
        <w:tabs>
          <w:tab w:val="left" w:pos="540"/>
        </w:tabs>
        <w:adjustRightInd w:val="0"/>
        <w:snapToGrid w:val="0"/>
        <w:spacing w:line="240" w:lineRule="atLeast"/>
        <w:ind w:left="420" w:hanging="420"/>
        <w:rPr>
          <w:rFonts w:ascii="宋体" w:hAnsi="宋体" w:hint="eastAsia"/>
          <w:sz w:val="22"/>
          <w:szCs w:val="22"/>
        </w:rPr>
      </w:pPr>
    </w:p>
    <w:p w14:paraId="113D47A7" w14:textId="77777777" w:rsidR="00000000" w:rsidRDefault="001926B9">
      <w:pPr>
        <w:tabs>
          <w:tab w:val="left" w:pos="540"/>
        </w:tabs>
        <w:adjustRightInd w:val="0"/>
        <w:snapToGrid w:val="0"/>
        <w:spacing w:line="240" w:lineRule="atLeast"/>
        <w:ind w:left="420" w:hanging="420"/>
        <w:rPr>
          <w:rFonts w:ascii="宋体" w:hAnsi="宋体" w:hint="eastAsia"/>
          <w:sz w:val="22"/>
          <w:szCs w:val="22"/>
        </w:rPr>
      </w:pPr>
      <w:r>
        <w:rPr>
          <w:rFonts w:ascii="宋体" w:hAnsi="宋体" w:hint="eastAsia"/>
          <w:sz w:val="22"/>
          <w:szCs w:val="22"/>
        </w:rPr>
        <w:t>3.1</w:t>
      </w:r>
      <w:r>
        <w:rPr>
          <w:rFonts w:ascii="宋体" w:hAnsi="宋体" w:hint="eastAsia"/>
          <w:sz w:val="22"/>
          <w:szCs w:val="22"/>
        </w:rPr>
        <w:tab/>
      </w:r>
      <w:r>
        <w:rPr>
          <w:rFonts w:ascii="宋体" w:hAnsi="宋体" w:hint="eastAsia"/>
          <w:sz w:val="22"/>
          <w:szCs w:val="22"/>
        </w:rPr>
        <w:t>未经甲方</w:t>
      </w:r>
      <w:r>
        <w:rPr>
          <w:rFonts w:ascii="宋体" w:hAnsi="宋体" w:hint="eastAsia"/>
          <w:sz w:val="22"/>
          <w:szCs w:val="22"/>
        </w:rPr>
        <w:t>事先书面同意，乙方不得直接或间接向第三方披露本协议的存在或</w:t>
      </w:r>
      <w:r>
        <w:rPr>
          <w:rFonts w:ascii="宋体" w:hAnsi="宋体" w:hint="eastAsia"/>
          <w:b/>
          <w:sz w:val="22"/>
          <w:szCs w:val="22"/>
          <w:u w:val="single"/>
        </w:rPr>
        <w:t>该项目</w:t>
      </w:r>
      <w:r>
        <w:rPr>
          <w:rFonts w:ascii="宋体" w:hAnsi="宋体" w:hint="eastAsia"/>
          <w:sz w:val="22"/>
          <w:szCs w:val="22"/>
        </w:rPr>
        <w:t>的存在。</w:t>
      </w:r>
      <w:ins w:id="3" w:author="曾梅梅" w:date="2026-02-05T16:28:00Z">
        <w:r>
          <w:rPr>
            <w:rFonts w:ascii="宋体" w:hAnsi="宋体" w:hint="eastAsia"/>
            <w:bCs/>
            <w:sz w:val="22"/>
            <w:szCs w:val="22"/>
          </w:rPr>
          <w:t>但因法律法规、司法机关或行政机关的强制性要求而必须披露的除外，乙方应在披露前尽可能提前合理时间通知甲方，并协助甲方采取必要的保密措施。</w:t>
        </w:r>
      </w:ins>
    </w:p>
    <w:p w14:paraId="76F27A93" w14:textId="77777777" w:rsidR="00000000" w:rsidRDefault="001926B9">
      <w:pPr>
        <w:tabs>
          <w:tab w:val="left" w:pos="540"/>
        </w:tabs>
        <w:adjustRightInd w:val="0"/>
        <w:snapToGrid w:val="0"/>
        <w:spacing w:line="240" w:lineRule="atLeast"/>
        <w:ind w:left="420" w:hanging="420"/>
        <w:rPr>
          <w:rFonts w:ascii="宋体" w:hAnsi="宋体" w:hint="eastAsia"/>
          <w:sz w:val="22"/>
          <w:szCs w:val="22"/>
        </w:rPr>
      </w:pPr>
    </w:p>
    <w:p w14:paraId="4F556059" w14:textId="77777777" w:rsidR="00000000" w:rsidRDefault="001926B9">
      <w:pPr>
        <w:tabs>
          <w:tab w:val="left" w:pos="540"/>
        </w:tabs>
        <w:adjustRightInd w:val="0"/>
        <w:snapToGrid w:val="0"/>
        <w:spacing w:line="240" w:lineRule="atLeast"/>
        <w:ind w:left="420" w:hanging="420"/>
        <w:rPr>
          <w:rFonts w:ascii="宋体" w:hAnsi="宋体" w:hint="eastAsia"/>
          <w:sz w:val="22"/>
          <w:szCs w:val="22"/>
        </w:rPr>
      </w:pPr>
      <w:r>
        <w:rPr>
          <w:rFonts w:ascii="宋体" w:hAnsi="宋体" w:hint="eastAsia"/>
          <w:sz w:val="22"/>
          <w:szCs w:val="22"/>
        </w:rPr>
        <w:t>3.2</w:t>
      </w:r>
      <w:r>
        <w:rPr>
          <w:rFonts w:ascii="宋体" w:hAnsi="宋体" w:hint="eastAsia"/>
          <w:sz w:val="22"/>
          <w:szCs w:val="22"/>
        </w:rPr>
        <w:tab/>
      </w:r>
      <w:r>
        <w:rPr>
          <w:rFonts w:ascii="宋体" w:hAnsi="宋体" w:hint="eastAsia"/>
          <w:sz w:val="22"/>
          <w:szCs w:val="22"/>
        </w:rPr>
        <w:t>乙方承诺不向任何第三方披露</w:t>
      </w:r>
      <w:r>
        <w:rPr>
          <w:rFonts w:ascii="宋体" w:hAnsi="宋体" w:hint="eastAsia"/>
          <w:sz w:val="22"/>
          <w:szCs w:val="22"/>
          <w:u w:val="single"/>
        </w:rPr>
        <w:t>保密信息</w:t>
      </w:r>
      <w:r>
        <w:rPr>
          <w:rFonts w:ascii="宋体" w:hAnsi="宋体" w:hint="eastAsia"/>
          <w:sz w:val="22"/>
          <w:szCs w:val="22"/>
        </w:rPr>
        <w:t>，不将</w:t>
      </w:r>
      <w:r>
        <w:rPr>
          <w:rFonts w:ascii="宋体" w:hAnsi="宋体" w:hint="eastAsia"/>
          <w:sz w:val="22"/>
          <w:szCs w:val="22"/>
          <w:u w:val="single"/>
        </w:rPr>
        <w:t>保密信息</w:t>
      </w:r>
      <w:r>
        <w:rPr>
          <w:rFonts w:ascii="宋体" w:hAnsi="宋体" w:hint="eastAsia"/>
          <w:sz w:val="22"/>
          <w:szCs w:val="22"/>
        </w:rPr>
        <w:t>用于除本协议目的之外的其他任何目的，并保证不利用这些保密信息试制、制造和销售相同或类似的零部件。</w:t>
      </w:r>
    </w:p>
    <w:p w14:paraId="195E156B" w14:textId="77777777" w:rsidR="00000000" w:rsidRDefault="001926B9">
      <w:pPr>
        <w:tabs>
          <w:tab w:val="left" w:pos="540"/>
        </w:tabs>
        <w:adjustRightInd w:val="0"/>
        <w:snapToGrid w:val="0"/>
        <w:spacing w:line="240" w:lineRule="atLeast"/>
        <w:ind w:leftChars="147" w:left="419" w:hangingChars="50" w:hanging="110"/>
        <w:rPr>
          <w:rFonts w:ascii="宋体" w:hAnsi="宋体" w:hint="eastAsia"/>
          <w:sz w:val="22"/>
          <w:szCs w:val="22"/>
        </w:rPr>
      </w:pPr>
    </w:p>
    <w:p w14:paraId="4968709A" w14:textId="77777777" w:rsidR="00000000" w:rsidRDefault="001926B9">
      <w:pPr>
        <w:tabs>
          <w:tab w:val="left" w:pos="540"/>
        </w:tabs>
        <w:adjustRightInd w:val="0"/>
        <w:snapToGrid w:val="0"/>
        <w:spacing w:line="240" w:lineRule="atLeast"/>
        <w:ind w:left="440" w:hangingChars="200" w:hanging="440"/>
        <w:jc w:val="left"/>
        <w:rPr>
          <w:rFonts w:ascii="宋体" w:hAnsi="宋体" w:hint="eastAsia"/>
          <w:sz w:val="22"/>
          <w:szCs w:val="22"/>
        </w:rPr>
      </w:pPr>
      <w:r>
        <w:rPr>
          <w:rFonts w:ascii="宋体" w:hAnsi="宋体" w:hint="eastAsia"/>
          <w:sz w:val="22"/>
          <w:szCs w:val="22"/>
        </w:rPr>
        <w:t xml:space="preserve">3.3 </w:t>
      </w:r>
      <w:r>
        <w:rPr>
          <w:rFonts w:ascii="宋体" w:hAnsi="宋体" w:hint="eastAsia"/>
          <w:sz w:val="22"/>
          <w:szCs w:val="22"/>
        </w:rPr>
        <w:t>乙方仅向所需最小限度的乙方职工出示所述技术资料文件，并责成该职工承担本协议项下的保密义务。万一该职工发生了违反本协议规定的行为时，乙方将承</w:t>
      </w:r>
      <w:r>
        <w:rPr>
          <w:rFonts w:ascii="宋体" w:hAnsi="宋体" w:hint="eastAsia"/>
          <w:sz w:val="22"/>
          <w:szCs w:val="22"/>
        </w:rPr>
        <w:t>担赔偿甲方损失的连带责任。甲方有权立即终止与乙方的一切商务活动。</w:t>
      </w:r>
    </w:p>
    <w:p w14:paraId="46B4AFC4" w14:textId="77777777" w:rsidR="00000000" w:rsidRDefault="001926B9">
      <w:pPr>
        <w:tabs>
          <w:tab w:val="left" w:pos="540"/>
        </w:tabs>
        <w:adjustRightInd w:val="0"/>
        <w:snapToGrid w:val="0"/>
        <w:spacing w:line="240" w:lineRule="atLeast"/>
        <w:jc w:val="left"/>
        <w:rPr>
          <w:rFonts w:ascii="宋体" w:hAnsi="宋体" w:hint="eastAsia"/>
          <w:sz w:val="22"/>
          <w:szCs w:val="22"/>
        </w:rPr>
      </w:pPr>
    </w:p>
    <w:p w14:paraId="1CC7DAA8" w14:textId="77777777" w:rsidR="00000000" w:rsidRDefault="001926B9">
      <w:pPr>
        <w:adjustRightInd w:val="0"/>
        <w:snapToGrid w:val="0"/>
        <w:spacing w:line="240" w:lineRule="atLeast"/>
        <w:ind w:firstLineChars="100" w:firstLine="220"/>
        <w:rPr>
          <w:rFonts w:ascii="宋体" w:hAnsi="宋体" w:hint="eastAsia"/>
          <w:sz w:val="22"/>
          <w:szCs w:val="22"/>
        </w:rPr>
      </w:pPr>
    </w:p>
    <w:p w14:paraId="3A1C1A73" w14:textId="77777777" w:rsidR="00000000" w:rsidRDefault="001926B9">
      <w:pPr>
        <w:adjustRightInd w:val="0"/>
        <w:snapToGrid w:val="0"/>
        <w:spacing w:line="240" w:lineRule="atLeast"/>
        <w:ind w:left="330" w:hangingChars="150" w:hanging="330"/>
        <w:rPr>
          <w:rFonts w:ascii="宋体" w:hAnsi="宋体" w:hint="eastAsia"/>
          <w:sz w:val="22"/>
          <w:szCs w:val="22"/>
        </w:rPr>
      </w:pPr>
      <w:r>
        <w:rPr>
          <w:rFonts w:ascii="宋体" w:hAnsi="宋体" w:hint="eastAsia"/>
          <w:sz w:val="22"/>
          <w:szCs w:val="22"/>
        </w:rPr>
        <w:t xml:space="preserve">3.4 </w:t>
      </w:r>
      <w:r>
        <w:rPr>
          <w:rFonts w:ascii="宋体" w:hAnsi="宋体" w:hint="eastAsia"/>
          <w:sz w:val="22"/>
          <w:szCs w:val="22"/>
        </w:rPr>
        <w:t>乙方严格管理与</w:t>
      </w:r>
      <w:r>
        <w:rPr>
          <w:rFonts w:ascii="宋体" w:hAnsi="宋体" w:hint="eastAsia"/>
          <w:b/>
          <w:sz w:val="22"/>
          <w:szCs w:val="22"/>
        </w:rPr>
        <w:t>该项目</w:t>
      </w:r>
      <w:r>
        <w:rPr>
          <w:rFonts w:ascii="宋体" w:hAnsi="宋体" w:hint="eastAsia"/>
          <w:sz w:val="22"/>
          <w:szCs w:val="22"/>
        </w:rPr>
        <w:t>相关的保密信息。不向除本协议规定的乙方职工以外的其他任何人出示，并不使其发生灭失、丢失等事故。</w:t>
      </w:r>
    </w:p>
    <w:p w14:paraId="632F8930" w14:textId="77777777" w:rsidR="00000000" w:rsidRDefault="001926B9">
      <w:pPr>
        <w:adjustRightInd w:val="0"/>
        <w:snapToGrid w:val="0"/>
        <w:spacing w:line="240" w:lineRule="atLeast"/>
        <w:ind w:firstLineChars="100" w:firstLine="220"/>
        <w:rPr>
          <w:rFonts w:ascii="宋体" w:hAnsi="宋体" w:hint="eastAsia"/>
          <w:sz w:val="22"/>
          <w:szCs w:val="22"/>
        </w:rPr>
      </w:pPr>
    </w:p>
    <w:p w14:paraId="31AEE75B" w14:textId="77777777" w:rsidR="00000000" w:rsidRDefault="001926B9">
      <w:pPr>
        <w:adjustRightInd w:val="0"/>
        <w:snapToGrid w:val="0"/>
        <w:spacing w:line="240" w:lineRule="atLeast"/>
        <w:rPr>
          <w:rFonts w:ascii="宋体" w:hAnsi="宋体" w:hint="eastAsia"/>
          <w:sz w:val="22"/>
          <w:szCs w:val="22"/>
        </w:rPr>
      </w:pPr>
      <w:r>
        <w:rPr>
          <w:rFonts w:ascii="宋体" w:hAnsi="宋体" w:hint="eastAsia"/>
          <w:sz w:val="22"/>
          <w:szCs w:val="22"/>
        </w:rPr>
        <w:lastRenderedPageBreak/>
        <w:t xml:space="preserve">3.5 </w:t>
      </w:r>
      <w:r>
        <w:rPr>
          <w:rFonts w:ascii="宋体" w:hAnsi="宋体" w:hint="eastAsia"/>
          <w:sz w:val="22"/>
          <w:szCs w:val="22"/>
        </w:rPr>
        <w:t>乙方保证严格控制与</w:t>
      </w:r>
      <w:r>
        <w:rPr>
          <w:rFonts w:ascii="宋体" w:hAnsi="宋体" w:hint="eastAsia"/>
          <w:b/>
          <w:sz w:val="22"/>
          <w:szCs w:val="22"/>
        </w:rPr>
        <w:t>该项目</w:t>
      </w:r>
      <w:r>
        <w:rPr>
          <w:rFonts w:ascii="宋体" w:hAnsi="宋体" w:hint="eastAsia"/>
          <w:sz w:val="22"/>
          <w:szCs w:val="22"/>
        </w:rPr>
        <w:t>产品相关的技术资料文件等的复印、眷录或其它记忆媒体的读入，并保证把因开发设计、试制本协议产品而不得不复印、眷录或用其它记忆媒体读入的任何技术资料文件详细的清单、数量书面通知甲方。</w:t>
      </w:r>
    </w:p>
    <w:p w14:paraId="1DEE5DA3" w14:textId="77777777" w:rsidR="00000000" w:rsidRDefault="001926B9">
      <w:pPr>
        <w:adjustRightInd w:val="0"/>
        <w:snapToGrid w:val="0"/>
        <w:spacing w:line="240" w:lineRule="atLeast"/>
        <w:rPr>
          <w:rFonts w:ascii="宋体" w:hAnsi="宋体" w:hint="eastAsia"/>
          <w:sz w:val="22"/>
          <w:szCs w:val="22"/>
        </w:rPr>
      </w:pPr>
    </w:p>
    <w:p w14:paraId="5C8AE5F1" w14:textId="77777777" w:rsidR="00000000" w:rsidRDefault="001926B9">
      <w:pPr>
        <w:adjustRightInd w:val="0"/>
        <w:snapToGrid w:val="0"/>
        <w:spacing w:line="240" w:lineRule="atLeast"/>
        <w:rPr>
          <w:rFonts w:ascii="宋体" w:hAnsi="宋体" w:hint="eastAsia"/>
          <w:sz w:val="22"/>
          <w:szCs w:val="22"/>
        </w:rPr>
      </w:pPr>
      <w:r>
        <w:rPr>
          <w:rFonts w:ascii="宋体" w:hAnsi="宋体" w:hint="eastAsia"/>
          <w:sz w:val="22"/>
          <w:szCs w:val="22"/>
        </w:rPr>
        <w:t>3.6</w:t>
      </w:r>
      <w:ins w:id="4" w:author="曾梅梅" w:date="2026-02-05T16:31:00Z">
        <w:r>
          <w:rPr>
            <w:rFonts w:ascii="宋体" w:hAnsi="宋体" w:hint="eastAsia"/>
            <w:sz w:val="22"/>
            <w:szCs w:val="22"/>
          </w:rPr>
          <w:t>乙方</w:t>
        </w:r>
      </w:ins>
      <w:del w:id="5" w:author="曾梅梅" w:date="2026-02-05T16:31:00Z">
        <w:r>
          <w:rPr>
            <w:rFonts w:ascii="宋体" w:hAnsi="宋体" w:hint="eastAsia"/>
            <w:sz w:val="22"/>
            <w:szCs w:val="22"/>
          </w:rPr>
          <w:delText>甲方</w:delText>
        </w:r>
      </w:del>
      <w:r>
        <w:rPr>
          <w:rFonts w:ascii="宋体" w:hAnsi="宋体" w:hint="eastAsia"/>
          <w:sz w:val="22"/>
          <w:szCs w:val="22"/>
        </w:rPr>
        <w:t>将</w:t>
      </w:r>
      <w:del w:id="6" w:author="曾梅梅" w:date="2026-02-05T16:32:00Z">
        <w:r>
          <w:rPr>
            <w:rFonts w:ascii="宋体" w:hAnsi="宋体" w:hint="eastAsia"/>
            <w:sz w:val="22"/>
            <w:szCs w:val="22"/>
          </w:rPr>
          <w:delText>乙</w:delText>
        </w:r>
      </w:del>
      <w:r>
        <w:rPr>
          <w:rFonts w:ascii="宋体" w:hAnsi="宋体" w:hint="eastAsia"/>
          <w:sz w:val="22"/>
          <w:szCs w:val="22"/>
        </w:rPr>
        <w:t>甲方获得的零部件价格资料、零部件结构图纸、技术规格、实验方法等信息当作机密对待，不向</w:t>
      </w:r>
      <w:r>
        <w:rPr>
          <w:rFonts w:ascii="宋体" w:hAnsi="宋体" w:hint="eastAsia"/>
          <w:sz w:val="22"/>
          <w:szCs w:val="22"/>
        </w:rPr>
        <w:t>除</w:t>
      </w:r>
      <w:ins w:id="7" w:author="曾梅梅" w:date="2026-02-05T16:32:00Z">
        <w:r>
          <w:rPr>
            <w:rFonts w:ascii="宋体" w:hAnsi="宋体" w:hint="eastAsia"/>
            <w:sz w:val="22"/>
            <w:szCs w:val="22"/>
          </w:rPr>
          <w:t>乙方</w:t>
        </w:r>
      </w:ins>
      <w:del w:id="8" w:author="曾梅梅" w:date="2026-02-05T16:32:00Z">
        <w:r>
          <w:rPr>
            <w:rFonts w:ascii="宋体" w:hAnsi="宋体" w:hint="eastAsia"/>
            <w:sz w:val="22"/>
            <w:szCs w:val="22"/>
          </w:rPr>
          <w:delText>甲方</w:delText>
        </w:r>
      </w:del>
      <w:r>
        <w:rPr>
          <w:rFonts w:ascii="宋体" w:hAnsi="宋体" w:hint="eastAsia"/>
          <w:sz w:val="22"/>
          <w:szCs w:val="22"/>
        </w:rPr>
        <w:t>职工以外的其他任何人出示，并不使其发生灭失、丢失等事故。</w:t>
      </w:r>
    </w:p>
    <w:p w14:paraId="57A44370" w14:textId="77777777" w:rsidR="00000000" w:rsidRDefault="001926B9">
      <w:pPr>
        <w:adjustRightInd w:val="0"/>
        <w:snapToGrid w:val="0"/>
        <w:spacing w:line="240" w:lineRule="atLeast"/>
        <w:ind w:left="540" w:hanging="540"/>
        <w:rPr>
          <w:rFonts w:ascii="宋体" w:hAnsi="宋体" w:hint="eastAsia"/>
          <w:sz w:val="22"/>
          <w:szCs w:val="22"/>
        </w:rPr>
      </w:pPr>
    </w:p>
    <w:p w14:paraId="53BC0750" w14:textId="77777777" w:rsidR="00000000" w:rsidRDefault="001926B9">
      <w:pPr>
        <w:adjustRightInd w:val="0"/>
        <w:snapToGrid w:val="0"/>
        <w:spacing w:line="240" w:lineRule="atLeast"/>
        <w:ind w:leftChars="50" w:left="562" w:hangingChars="207" w:hanging="457"/>
        <w:rPr>
          <w:rFonts w:ascii="宋体" w:hAnsi="宋体" w:hint="eastAsia"/>
          <w:b/>
          <w:bCs/>
          <w:sz w:val="22"/>
          <w:szCs w:val="22"/>
        </w:rPr>
      </w:pPr>
      <w:r>
        <w:rPr>
          <w:rFonts w:ascii="宋体" w:hAnsi="宋体" w:hint="eastAsia"/>
          <w:b/>
          <w:bCs/>
          <w:sz w:val="22"/>
          <w:szCs w:val="22"/>
        </w:rPr>
        <w:t xml:space="preserve">4.   </w:t>
      </w:r>
      <w:r>
        <w:rPr>
          <w:rFonts w:ascii="宋体" w:hAnsi="宋体" w:hint="eastAsia"/>
          <w:b/>
          <w:bCs/>
          <w:sz w:val="22"/>
          <w:szCs w:val="22"/>
        </w:rPr>
        <w:t>保密期限</w:t>
      </w:r>
    </w:p>
    <w:p w14:paraId="6F7169EB" w14:textId="77777777" w:rsidR="00000000" w:rsidRDefault="001926B9">
      <w:pPr>
        <w:adjustRightInd w:val="0"/>
        <w:snapToGrid w:val="0"/>
        <w:spacing w:line="240" w:lineRule="atLeast"/>
        <w:ind w:leftChars="50" w:left="562" w:hangingChars="207" w:hanging="457"/>
        <w:rPr>
          <w:rFonts w:ascii="宋体" w:hAnsi="宋体" w:hint="eastAsia"/>
          <w:b/>
          <w:bCs/>
          <w:sz w:val="22"/>
          <w:szCs w:val="22"/>
        </w:rPr>
      </w:pPr>
    </w:p>
    <w:p w14:paraId="6CF93EC0" w14:textId="77777777" w:rsidR="00000000" w:rsidRDefault="001926B9">
      <w:pPr>
        <w:pStyle w:val="a6"/>
        <w:adjustRightInd w:val="0"/>
        <w:snapToGrid w:val="0"/>
        <w:spacing w:line="240" w:lineRule="atLeast"/>
        <w:ind w:firstLineChars="200" w:firstLine="440"/>
        <w:rPr>
          <w:rFonts w:hAnsi="宋体"/>
          <w:sz w:val="22"/>
          <w:szCs w:val="22"/>
        </w:rPr>
      </w:pPr>
      <w:r>
        <w:rPr>
          <w:rFonts w:hAnsi="宋体"/>
          <w:sz w:val="22"/>
          <w:szCs w:val="22"/>
        </w:rPr>
        <w:t>除非双方以书面方式同意解除一方或双方在本协议项下的部分或全部保密义务，否则，接收方应对在</w:t>
      </w:r>
      <w:r>
        <w:rPr>
          <w:rFonts w:hAnsi="宋体"/>
          <w:b/>
          <w:sz w:val="22"/>
          <w:szCs w:val="22"/>
        </w:rPr>
        <w:t>该项目</w:t>
      </w:r>
      <w:r>
        <w:rPr>
          <w:rFonts w:hAnsi="宋体"/>
          <w:sz w:val="22"/>
          <w:szCs w:val="22"/>
        </w:rPr>
        <w:t>中获得的披露方保密信息承担持续的保密义务，直至这些保密信息因非接收方原因被公开为止。</w:t>
      </w:r>
    </w:p>
    <w:p w14:paraId="30E9389F" w14:textId="77777777" w:rsidR="00000000" w:rsidRDefault="001926B9">
      <w:pPr>
        <w:pStyle w:val="a6"/>
        <w:adjustRightInd w:val="0"/>
        <w:snapToGrid w:val="0"/>
        <w:spacing w:line="240" w:lineRule="atLeast"/>
        <w:ind w:firstLineChars="200" w:firstLine="440"/>
        <w:jc w:val="left"/>
        <w:rPr>
          <w:rFonts w:hAnsi="宋体"/>
          <w:sz w:val="22"/>
          <w:szCs w:val="22"/>
        </w:rPr>
      </w:pPr>
    </w:p>
    <w:p w14:paraId="7E2E02C0" w14:textId="77777777" w:rsidR="00000000" w:rsidRDefault="001926B9">
      <w:pPr>
        <w:pStyle w:val="a6"/>
        <w:adjustRightInd w:val="0"/>
        <w:snapToGrid w:val="0"/>
        <w:spacing w:line="240" w:lineRule="atLeast"/>
        <w:rPr>
          <w:rFonts w:hAnsi="宋体"/>
          <w:b/>
          <w:bCs/>
          <w:sz w:val="22"/>
          <w:szCs w:val="22"/>
        </w:rPr>
      </w:pPr>
      <w:r>
        <w:rPr>
          <w:rFonts w:hAnsi="宋体"/>
          <w:b/>
          <w:bCs/>
          <w:sz w:val="22"/>
          <w:szCs w:val="22"/>
        </w:rPr>
        <w:t xml:space="preserve">5.  </w:t>
      </w:r>
      <w:r>
        <w:rPr>
          <w:rFonts w:hAnsi="宋体"/>
          <w:b/>
          <w:bCs/>
          <w:sz w:val="22"/>
          <w:szCs w:val="22"/>
        </w:rPr>
        <w:t>违约责任</w:t>
      </w:r>
    </w:p>
    <w:p w14:paraId="462C7B88" w14:textId="77777777" w:rsidR="00000000" w:rsidRDefault="001926B9">
      <w:pPr>
        <w:pStyle w:val="a6"/>
        <w:adjustRightInd w:val="0"/>
        <w:snapToGrid w:val="0"/>
        <w:spacing w:line="240" w:lineRule="atLeast"/>
        <w:ind w:firstLineChars="200" w:firstLine="440"/>
        <w:rPr>
          <w:rFonts w:hAnsi="宋体"/>
          <w:sz w:val="22"/>
          <w:szCs w:val="22"/>
        </w:rPr>
      </w:pPr>
      <w:r>
        <w:rPr>
          <w:rFonts w:hAnsi="宋体"/>
          <w:sz w:val="22"/>
          <w:szCs w:val="22"/>
        </w:rPr>
        <w:t>5.1</w:t>
      </w:r>
      <w:r>
        <w:rPr>
          <w:rFonts w:hAnsi="宋体"/>
          <w:sz w:val="22"/>
          <w:szCs w:val="22"/>
        </w:rPr>
        <w:t>因乙方违反本协议给甲方造成损失的，应赔偿甲方因此所遭受的直接</w:t>
      </w:r>
      <w:del w:id="9" w:author="曾梅梅" w:date="2026-02-05T16:36:00Z">
        <w:r>
          <w:rPr>
            <w:rFonts w:hAnsi="宋体"/>
            <w:sz w:val="22"/>
            <w:szCs w:val="22"/>
          </w:rPr>
          <w:delText>和间接的</w:delText>
        </w:r>
      </w:del>
      <w:r>
        <w:rPr>
          <w:rFonts w:hAnsi="宋体"/>
          <w:sz w:val="22"/>
          <w:szCs w:val="22"/>
        </w:rPr>
        <w:t>经济损失</w:t>
      </w:r>
      <w:del w:id="10" w:author="曾梅梅" w:date="2026-02-05T16:36:00Z">
        <w:r>
          <w:rPr>
            <w:rFonts w:hAnsi="宋体"/>
            <w:sz w:val="22"/>
            <w:szCs w:val="22"/>
          </w:rPr>
          <w:delText>，包括但不限于甲方及甲方的客户投入的人力、物力、财力等</w:delText>
        </w:r>
      </w:del>
      <w:r>
        <w:rPr>
          <w:rFonts w:hAnsi="宋体"/>
          <w:sz w:val="22"/>
          <w:szCs w:val="22"/>
        </w:rPr>
        <w:t>。</w:t>
      </w:r>
    </w:p>
    <w:p w14:paraId="338BECF2" w14:textId="77777777" w:rsidR="00000000" w:rsidRDefault="001926B9">
      <w:pPr>
        <w:adjustRightInd w:val="0"/>
        <w:snapToGrid w:val="0"/>
        <w:spacing w:line="240" w:lineRule="atLeast"/>
        <w:ind w:firstLineChars="196" w:firstLine="431"/>
        <w:rPr>
          <w:rFonts w:ascii="宋体" w:hAnsi="宋体" w:hint="eastAsia"/>
          <w:sz w:val="22"/>
          <w:szCs w:val="22"/>
        </w:rPr>
      </w:pPr>
      <w:r>
        <w:rPr>
          <w:rFonts w:ascii="宋体" w:hAnsi="宋体" w:hint="eastAsia"/>
          <w:sz w:val="22"/>
          <w:szCs w:val="22"/>
        </w:rPr>
        <w:t>5</w:t>
      </w:r>
      <w:r>
        <w:rPr>
          <w:rFonts w:ascii="宋体" w:hAnsi="宋体" w:hint="eastAsia"/>
          <w:sz w:val="22"/>
          <w:szCs w:val="22"/>
        </w:rPr>
        <w:t>．</w:t>
      </w:r>
      <w:r>
        <w:rPr>
          <w:rFonts w:ascii="宋体" w:hAnsi="宋体" w:hint="eastAsia"/>
          <w:sz w:val="22"/>
          <w:szCs w:val="22"/>
        </w:rPr>
        <w:t>2</w:t>
      </w:r>
      <w:r>
        <w:rPr>
          <w:rFonts w:ascii="宋体" w:hAnsi="宋体" w:hint="eastAsia"/>
          <w:sz w:val="22"/>
          <w:szCs w:val="22"/>
        </w:rPr>
        <w:t>无论何种原因致使甲、乙双方不能继续执行本协议，乙方保证无条件、无偿把所有从</w:t>
      </w:r>
      <w:r>
        <w:rPr>
          <w:rFonts w:ascii="宋体" w:hAnsi="宋体" w:hint="eastAsia"/>
          <w:sz w:val="22"/>
          <w:szCs w:val="22"/>
        </w:rPr>
        <w:t>甲方得到的与</w:t>
      </w:r>
      <w:r>
        <w:rPr>
          <w:rFonts w:ascii="宋体" w:hAnsi="宋体" w:hint="eastAsia"/>
          <w:b/>
          <w:sz w:val="22"/>
          <w:szCs w:val="22"/>
        </w:rPr>
        <w:t>该项目</w:t>
      </w:r>
      <w:r>
        <w:rPr>
          <w:rFonts w:ascii="宋体" w:hAnsi="宋体" w:hint="eastAsia"/>
          <w:sz w:val="22"/>
          <w:szCs w:val="22"/>
        </w:rPr>
        <w:t>相关的一切技术资料文件的原件和一切复印、眷录及其它已读入记忆的媒体等信息资料交还给甲方。甲方将保留对有关本协议所述保密信息因乙方原因外泄而造成甲方损失的索赔权利。</w:t>
      </w:r>
    </w:p>
    <w:p w14:paraId="1A0DBFE8" w14:textId="77777777" w:rsidR="00000000" w:rsidRDefault="001926B9">
      <w:pPr>
        <w:adjustRightInd w:val="0"/>
        <w:snapToGrid w:val="0"/>
        <w:spacing w:line="240" w:lineRule="atLeast"/>
        <w:ind w:firstLineChars="196" w:firstLine="431"/>
        <w:rPr>
          <w:rFonts w:ascii="宋体" w:hAnsi="宋体" w:hint="eastAsia"/>
          <w:sz w:val="22"/>
          <w:szCs w:val="22"/>
        </w:rPr>
      </w:pPr>
    </w:p>
    <w:p w14:paraId="1C87DF68" w14:textId="77777777" w:rsidR="00000000" w:rsidRDefault="001926B9">
      <w:pPr>
        <w:tabs>
          <w:tab w:val="left" w:pos="330"/>
        </w:tabs>
        <w:adjustRightInd w:val="0"/>
        <w:snapToGrid w:val="0"/>
        <w:spacing w:line="240" w:lineRule="atLeast"/>
        <w:ind w:left="540" w:hanging="540"/>
        <w:rPr>
          <w:rFonts w:ascii="宋体" w:hAnsi="宋体" w:hint="eastAsia"/>
          <w:b/>
          <w:bCs/>
          <w:sz w:val="22"/>
          <w:szCs w:val="22"/>
        </w:rPr>
      </w:pPr>
      <w:r>
        <w:rPr>
          <w:rFonts w:ascii="宋体" w:hAnsi="宋体" w:hint="eastAsia"/>
          <w:b/>
          <w:bCs/>
          <w:sz w:val="22"/>
          <w:szCs w:val="22"/>
        </w:rPr>
        <w:t>6.</w:t>
      </w:r>
      <w:r>
        <w:rPr>
          <w:rFonts w:ascii="宋体" w:hAnsi="宋体" w:hint="eastAsia"/>
          <w:b/>
          <w:bCs/>
          <w:sz w:val="22"/>
          <w:szCs w:val="22"/>
        </w:rPr>
        <w:tab/>
      </w:r>
      <w:r>
        <w:rPr>
          <w:rFonts w:ascii="宋体" w:hAnsi="宋体" w:hint="eastAsia"/>
          <w:b/>
          <w:bCs/>
          <w:sz w:val="22"/>
          <w:szCs w:val="22"/>
        </w:rPr>
        <w:t>解决纠纷的方式</w:t>
      </w:r>
    </w:p>
    <w:p w14:paraId="23924E22" w14:textId="77777777" w:rsidR="00000000" w:rsidRDefault="001926B9">
      <w:pPr>
        <w:adjustRightInd w:val="0"/>
        <w:snapToGrid w:val="0"/>
        <w:spacing w:line="240" w:lineRule="atLeast"/>
        <w:ind w:firstLineChars="250" w:firstLine="550"/>
        <w:rPr>
          <w:rFonts w:ascii="宋体" w:hAnsi="宋体" w:hint="eastAsia"/>
          <w:sz w:val="22"/>
          <w:szCs w:val="22"/>
        </w:rPr>
      </w:pPr>
      <w:r>
        <w:rPr>
          <w:rFonts w:ascii="宋体" w:hAnsi="宋体" w:hint="eastAsia"/>
          <w:sz w:val="22"/>
          <w:szCs w:val="22"/>
        </w:rPr>
        <w:t>如果双方对本协议的履行发生争议，应该本着诚实信用的原则，协商解决，协商不成，应提交甲方所地的人民法院管辖。</w:t>
      </w:r>
    </w:p>
    <w:p w14:paraId="3ECC2E6A" w14:textId="77777777" w:rsidR="00000000" w:rsidRDefault="001926B9">
      <w:pPr>
        <w:adjustRightInd w:val="0"/>
        <w:snapToGrid w:val="0"/>
        <w:spacing w:line="240" w:lineRule="atLeast"/>
        <w:ind w:firstLineChars="250" w:firstLine="550"/>
        <w:rPr>
          <w:rFonts w:ascii="宋体" w:hAnsi="宋体" w:hint="eastAsia"/>
          <w:sz w:val="22"/>
          <w:szCs w:val="22"/>
        </w:rPr>
      </w:pPr>
    </w:p>
    <w:p w14:paraId="3A1D7DF6" w14:textId="77777777" w:rsidR="00000000" w:rsidRDefault="001926B9">
      <w:pPr>
        <w:adjustRightInd w:val="0"/>
        <w:snapToGrid w:val="0"/>
        <w:spacing w:line="240" w:lineRule="atLeast"/>
        <w:ind w:firstLineChars="250" w:firstLine="550"/>
        <w:rPr>
          <w:rFonts w:ascii="宋体" w:hAnsi="宋体" w:hint="eastAsia"/>
          <w:sz w:val="22"/>
          <w:szCs w:val="22"/>
        </w:rPr>
      </w:pPr>
    </w:p>
    <w:p w14:paraId="18761DF6" w14:textId="77777777" w:rsidR="00000000" w:rsidRDefault="001926B9">
      <w:pPr>
        <w:adjustRightInd w:val="0"/>
        <w:snapToGrid w:val="0"/>
        <w:spacing w:line="240" w:lineRule="atLeast"/>
        <w:ind w:leftChars="-171" w:left="-359" w:rightChars="-244" w:right="-512" w:firstLineChars="149" w:firstLine="329"/>
        <w:rPr>
          <w:rFonts w:ascii="宋体" w:hAnsi="宋体" w:hint="eastAsia"/>
          <w:b/>
          <w:sz w:val="22"/>
          <w:szCs w:val="22"/>
          <w:lang w:val="en-AU"/>
        </w:rPr>
      </w:pPr>
      <w:r>
        <w:rPr>
          <w:rFonts w:ascii="宋体" w:hAnsi="宋体" w:hint="eastAsia"/>
          <w:b/>
          <w:sz w:val="22"/>
          <w:szCs w:val="22"/>
          <w:lang w:val="en-AU"/>
        </w:rPr>
        <w:t>甲方：江苏陶浦汽车部件有限公司</w:t>
      </w:r>
      <w:r>
        <w:rPr>
          <w:rFonts w:ascii="宋体" w:hAnsi="宋体" w:hint="eastAsia"/>
          <w:b/>
          <w:sz w:val="22"/>
          <w:szCs w:val="22"/>
          <w:lang w:val="en-AU"/>
        </w:rPr>
        <w:t xml:space="preserve">        </w:t>
      </w:r>
      <w:r>
        <w:rPr>
          <w:rFonts w:ascii="宋体" w:hAnsi="宋体" w:hint="eastAsia"/>
          <w:b/>
          <w:sz w:val="22"/>
          <w:szCs w:val="22"/>
          <w:lang w:val="en-AU"/>
        </w:rPr>
        <w:t>乙方：</w:t>
      </w:r>
      <w:r>
        <w:rPr>
          <w:rFonts w:ascii="宋体" w:hAnsi="宋体" w:hint="eastAsia"/>
          <w:b/>
          <w:sz w:val="22"/>
          <w:szCs w:val="22"/>
        </w:rPr>
        <w:t>上海艾铭思汽车控制系统有限公司</w:t>
      </w:r>
    </w:p>
    <w:p w14:paraId="066826CF" w14:textId="77777777" w:rsidR="00000000" w:rsidRDefault="001926B9">
      <w:pPr>
        <w:adjustRightInd w:val="0"/>
        <w:snapToGrid w:val="0"/>
        <w:spacing w:line="240" w:lineRule="atLeast"/>
        <w:rPr>
          <w:rFonts w:ascii="宋体" w:hAnsi="宋体" w:hint="eastAsia"/>
          <w:b/>
          <w:sz w:val="22"/>
          <w:szCs w:val="22"/>
          <w:lang w:val="en-AU"/>
        </w:rPr>
      </w:pPr>
    </w:p>
    <w:p w14:paraId="64A58EC4" w14:textId="77777777" w:rsidR="00000000" w:rsidRDefault="001926B9">
      <w:pPr>
        <w:adjustRightInd w:val="0"/>
        <w:snapToGrid w:val="0"/>
        <w:spacing w:line="240" w:lineRule="atLeast"/>
        <w:rPr>
          <w:rFonts w:ascii="宋体" w:hAnsi="宋体" w:hint="eastAsia"/>
          <w:b/>
          <w:sz w:val="22"/>
          <w:szCs w:val="22"/>
          <w:lang w:val="en-AU"/>
        </w:rPr>
      </w:pPr>
    </w:p>
    <w:p w14:paraId="3E62DE8D" w14:textId="77777777" w:rsidR="00000000" w:rsidRDefault="001926B9">
      <w:pPr>
        <w:adjustRightInd w:val="0"/>
        <w:snapToGrid w:val="0"/>
        <w:spacing w:line="240" w:lineRule="atLeast"/>
        <w:rPr>
          <w:rFonts w:ascii="宋体" w:hAnsi="宋体" w:hint="eastAsia"/>
          <w:sz w:val="22"/>
          <w:szCs w:val="22"/>
        </w:rPr>
      </w:pPr>
      <w:r>
        <w:rPr>
          <w:rFonts w:ascii="宋体" w:hAnsi="宋体" w:hint="eastAsia"/>
          <w:b/>
          <w:sz w:val="22"/>
          <w:szCs w:val="22"/>
          <w:lang w:val="en-AU"/>
        </w:rPr>
        <w:t>签名：</w:t>
      </w:r>
      <w:r>
        <w:rPr>
          <w:rFonts w:ascii="宋体" w:hAnsi="宋体" w:hint="eastAsia"/>
          <w:b/>
          <w:sz w:val="22"/>
          <w:szCs w:val="22"/>
          <w:lang w:val="en-AU"/>
        </w:rPr>
        <w:t xml:space="preserve">                                  </w:t>
      </w:r>
      <w:r>
        <w:rPr>
          <w:rFonts w:ascii="宋体" w:hAnsi="宋体" w:hint="eastAsia"/>
          <w:b/>
          <w:sz w:val="22"/>
          <w:szCs w:val="22"/>
          <w:lang w:val="en-AU"/>
        </w:rPr>
        <w:t>签名：</w:t>
      </w:r>
      <w:r>
        <w:rPr>
          <w:rFonts w:ascii="宋体" w:hAnsi="宋体" w:hint="eastAsia"/>
          <w:b/>
          <w:sz w:val="22"/>
          <w:szCs w:val="22"/>
          <w:lang w:val="en-AU"/>
        </w:rPr>
        <w:t xml:space="preserve">             </w:t>
      </w:r>
      <w:r>
        <w:rPr>
          <w:rFonts w:ascii="宋体" w:hAnsi="宋体" w:hint="eastAsia"/>
          <w:b/>
          <w:sz w:val="22"/>
          <w:szCs w:val="22"/>
          <w:lang w:val="en-AU"/>
        </w:rPr>
        <w:t xml:space="preserve">     </w:t>
      </w:r>
    </w:p>
    <w:sectPr w:rsidR="00000000">
      <w:footerReference w:type="default" r:id="rId8"/>
      <w:pgSz w:w="11906" w:h="16838"/>
      <w:pgMar w:top="1440" w:right="1800" w:bottom="1440" w:left="1800" w:header="851" w:footer="992" w:gutter="0"/>
      <w:cols w:space="720"/>
      <w:docGrid w:type="lines" w:linePitch="312"/>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曾梅梅" w:date="2026-02-05T16:18:00Z" w:initials="">
    <w:p w14:paraId="7200AFE5" w14:textId="77777777" w:rsidR="00000000" w:rsidRDefault="001926B9">
      <w:pPr>
        <w:pStyle w:val="a3"/>
      </w:pPr>
      <w:r>
        <w:rPr>
          <w:rFonts w:hint="eastAsia"/>
        </w:rPr>
        <w:t>请艾铭思注意，该保密协议为单方的保密协议。若艾铭思也会向对方披露保密信息，需要将协议改为双方互相保密</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200AFE5"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01C6163" w14:textId="77777777" w:rsidR="00000000" w:rsidRDefault="001926B9">
      <w:r>
        <w:separator/>
      </w:r>
    </w:p>
  </w:endnote>
  <w:endnote w:type="continuationSeparator" w:id="0">
    <w:p w14:paraId="6EBF4B9B" w14:textId="77777777" w:rsidR="00000000" w:rsidRDefault="00192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auto"/>
    <w:pitch w:val="default"/>
    <w:sig w:usb0="00000001" w:usb1="080E0000" w:usb2="00000000" w:usb3="00000000" w:csb0="0004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8B358B" w14:textId="77777777" w:rsidR="00000000" w:rsidRDefault="001926B9">
    <w:pPr>
      <w:pStyle w:val="a7"/>
    </w:pPr>
    <w:r>
      <w:rPr>
        <w:lang w:val="en-US" w:eastAsia="zh-CN"/>
      </w:rPr>
      <w:pict w14:anchorId="2FD7FC04">
        <v:shapetype id="_x0000_t202" coordsize="21600,21600" o:spt="202" path="m,l,21600r21600,l21600,xe">
          <v:stroke joinstyle="miter"/>
          <v:path gradientshapeok="t" o:connecttype="rect"/>
        </v:shapetype>
        <v:shape id="MSIPCM5f0c402090bc1b85d734fd72" o:spid="_x0000_s1025" type="#_x0000_t202" alt="{&quot;HashCode&quot;:1564057679,&quot;Height&quot;:841.0,&quot;Width&quot;:595.0,&quot;Placement&quot;:&quot;Footer&quot;,&quot;Index&quot;:&quot;Primary&quot;,&quot;Section&quot;:1,&quot;Top&quot;:0.0,&quot;Left&quot;:0.0}" style="position:absolute;margin-left:0;margin-top:805.35pt;width:595.3pt;height:21.55pt;z-index:251657728;mso-wrap-style:square;mso-position-horizontal-relative:page;mso-position-vertical-relative:page;v-text-anchor:bottom" o:allowincell="f" filled="f" stroked="f">
          <v:textbox inset=",0,,0">
            <w:txbxContent>
              <w:p w14:paraId="0BEBF375" w14:textId="77777777" w:rsidR="00000000" w:rsidRDefault="001926B9">
                <w:pPr>
                  <w:jc w:val="center"/>
                  <w:rPr>
                    <w:rFonts w:ascii="Calibri" w:hAnsi="Calibri" w:cs="Calibri"/>
                    <w:color w:val="000000"/>
                    <w:sz w:val="20"/>
                  </w:rPr>
                </w:pPr>
              </w:p>
            </w:txbxContent>
          </v:textbox>
          <w10:wrap anchorx="page" anchory="page"/>
        </v:shape>
      </w:pic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4A1B8CA" w14:textId="77777777" w:rsidR="00000000" w:rsidRDefault="001926B9">
      <w:r>
        <w:separator/>
      </w:r>
    </w:p>
  </w:footnote>
  <w:footnote w:type="continuationSeparator" w:id="0">
    <w:p w14:paraId="3E0BCFD2" w14:textId="77777777" w:rsidR="00000000" w:rsidRDefault="001926B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3074"/>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A127F1"/>
    <w:rsid w:val="00085263"/>
    <w:rsid w:val="000F6DB5"/>
    <w:rsid w:val="00100359"/>
    <w:rsid w:val="00110720"/>
    <w:rsid w:val="00114164"/>
    <w:rsid w:val="00180C71"/>
    <w:rsid w:val="00185A3A"/>
    <w:rsid w:val="001926B9"/>
    <w:rsid w:val="001B7A3A"/>
    <w:rsid w:val="0023538F"/>
    <w:rsid w:val="00245190"/>
    <w:rsid w:val="00275330"/>
    <w:rsid w:val="00382510"/>
    <w:rsid w:val="004C0120"/>
    <w:rsid w:val="005805E4"/>
    <w:rsid w:val="005A2F02"/>
    <w:rsid w:val="00622E17"/>
    <w:rsid w:val="00695EF5"/>
    <w:rsid w:val="006F0B40"/>
    <w:rsid w:val="0077576E"/>
    <w:rsid w:val="00782D06"/>
    <w:rsid w:val="00793AEA"/>
    <w:rsid w:val="007F06BE"/>
    <w:rsid w:val="008F3A6B"/>
    <w:rsid w:val="009130C0"/>
    <w:rsid w:val="009251A5"/>
    <w:rsid w:val="009355A1"/>
    <w:rsid w:val="0095570F"/>
    <w:rsid w:val="009D5AAE"/>
    <w:rsid w:val="00A06490"/>
    <w:rsid w:val="00A127F1"/>
    <w:rsid w:val="00A46E46"/>
    <w:rsid w:val="00A92529"/>
    <w:rsid w:val="00A9781A"/>
    <w:rsid w:val="00AB28A2"/>
    <w:rsid w:val="00B32667"/>
    <w:rsid w:val="00B340DD"/>
    <w:rsid w:val="00B630B8"/>
    <w:rsid w:val="00C1001D"/>
    <w:rsid w:val="00C27EC5"/>
    <w:rsid w:val="00C408DF"/>
    <w:rsid w:val="00C778E9"/>
    <w:rsid w:val="00CF40F6"/>
    <w:rsid w:val="00D52C5E"/>
    <w:rsid w:val="00DB3D10"/>
    <w:rsid w:val="00DE615D"/>
    <w:rsid w:val="00DF1F20"/>
    <w:rsid w:val="00F74852"/>
    <w:rsid w:val="30F27607"/>
    <w:rsid w:val="62061B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4:docId w14:val="4F54DB7F"/>
  <w15:chartTrackingRefBased/>
  <w15:docId w15:val="{E6052D29-6EB9-4D29-81EF-C7B7A3FB4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pPr>
      <w:jc w:val="left"/>
    </w:pPr>
  </w:style>
  <w:style w:type="character" w:customStyle="1" w:styleId="a4">
    <w:name w:val="批注文字 字符"/>
    <w:link w:val="a3"/>
    <w:rPr>
      <w:kern w:val="2"/>
      <w:sz w:val="21"/>
      <w:szCs w:val="24"/>
    </w:rPr>
  </w:style>
  <w:style w:type="paragraph" w:styleId="a5">
    <w:name w:val="Body Text"/>
    <w:basedOn w:val="a"/>
    <w:pPr>
      <w:spacing w:line="320" w:lineRule="exact"/>
      <w:jc w:val="center"/>
    </w:pPr>
    <w:rPr>
      <w:rFonts w:eastAsia="楷体_GB2312"/>
    </w:rPr>
  </w:style>
  <w:style w:type="paragraph" w:styleId="a6">
    <w:name w:val="Plain Text"/>
    <w:basedOn w:val="a"/>
    <w:rPr>
      <w:rFonts w:ascii="宋体" w:hAnsi="Courier New" w:hint="eastAsia"/>
      <w:szCs w:val="20"/>
    </w:rPr>
  </w:style>
  <w:style w:type="paragraph" w:styleId="a7">
    <w:name w:val="footer"/>
    <w:basedOn w:val="a"/>
    <w:link w:val="a8"/>
    <w:pPr>
      <w:tabs>
        <w:tab w:val="center" w:pos="4153"/>
        <w:tab w:val="right" w:pos="8306"/>
      </w:tabs>
      <w:snapToGrid w:val="0"/>
      <w:jc w:val="left"/>
    </w:pPr>
    <w:rPr>
      <w:sz w:val="18"/>
      <w:szCs w:val="18"/>
    </w:rPr>
  </w:style>
  <w:style w:type="character" w:customStyle="1" w:styleId="a8">
    <w:name w:val="页脚 字符"/>
    <w:link w:val="a7"/>
    <w:rPr>
      <w:kern w:val="2"/>
      <w:sz w:val="18"/>
      <w:szCs w:val="18"/>
    </w:rPr>
  </w:style>
  <w:style w:type="paragraph" w:styleId="a9">
    <w:name w:val="header"/>
    <w:basedOn w:val="a"/>
    <w:link w:val="aa"/>
    <w:pPr>
      <w:pBdr>
        <w:bottom w:val="single" w:sz="6" w:space="1" w:color="auto"/>
      </w:pBdr>
      <w:tabs>
        <w:tab w:val="center" w:pos="4153"/>
        <w:tab w:val="right" w:pos="8306"/>
      </w:tabs>
      <w:snapToGrid w:val="0"/>
      <w:jc w:val="center"/>
    </w:pPr>
    <w:rPr>
      <w:sz w:val="18"/>
      <w:szCs w:val="18"/>
    </w:rPr>
  </w:style>
  <w:style w:type="character" w:customStyle="1" w:styleId="aa">
    <w:name w:val="页眉 字符"/>
    <w:link w:val="a9"/>
    <w:rPr>
      <w:kern w:val="2"/>
      <w:sz w:val="18"/>
      <w:szCs w:val="18"/>
    </w:rPr>
  </w:style>
  <w:style w:type="paragraph" w:styleId="ab">
    <w:name w:val="annotation subject"/>
    <w:basedOn w:val="a3"/>
    <w:next w:val="a3"/>
    <w:link w:val="ac"/>
    <w:rPr>
      <w:b/>
      <w:bCs/>
    </w:rPr>
  </w:style>
  <w:style w:type="character" w:customStyle="1" w:styleId="ac">
    <w:name w:val="批注主题 字符"/>
    <w:link w:val="ab"/>
    <w:rPr>
      <w:b/>
      <w:bCs/>
      <w:kern w:val="2"/>
      <w:sz w:val="21"/>
      <w:szCs w:val="24"/>
    </w:rPr>
  </w:style>
  <w:style w:type="character" w:styleId="ad">
    <w:name w:val="annotation reference"/>
    <w:rPr>
      <w:sz w:val="21"/>
      <w:szCs w:val="21"/>
    </w:rPr>
  </w:style>
  <w:style w:type="paragraph" w:styleId="ae">
    <w:name w:val="Balloon Text"/>
    <w:basedOn w:val="a"/>
    <w:link w:val="af"/>
    <w:rsid w:val="001926B9"/>
    <w:rPr>
      <w:sz w:val="18"/>
      <w:szCs w:val="18"/>
    </w:rPr>
  </w:style>
  <w:style w:type="character" w:customStyle="1" w:styleId="af">
    <w:name w:val="批注框文本 字符"/>
    <w:basedOn w:val="a0"/>
    <w:link w:val="ae"/>
    <w:rsid w:val="001926B9"/>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microsoft.com/office/2011/relationships/commentsExtended" Target="commentsExtended.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230</Words>
  <Characters>1312</Characters>
  <Application>Microsoft Office Word</Application>
  <DocSecurity>0</DocSecurity>
  <Lines>10</Lines>
  <Paragraphs>3</Paragraphs>
  <ScaleCrop>false</ScaleCrop>
  <Company>lingtong</Company>
  <LinksUpToDate>false</LinksUpToDate>
  <CharactersWithSpaces>1539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lixz</dc:creator>
  <cp:keywords/>
  <cp:lastModifiedBy>吴泽</cp:lastModifiedBy>
  <cp:revision>2</cp:revision>
  <cp:lastPrinted>2008-12-22T03:13:00Z</cp:lastPrinted>
  <dcterms:created xsi:type="dcterms:W3CDTF">2026-03-16T01:49:00Z</dcterms:created>
  <dcterms:modified xsi:type="dcterms:W3CDTF">2026-03-16T01:49:00Z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6881fe-7a1d-4af9-ad54-deb3e829e73a_Enabled">
    <vt:lpwstr>true</vt:lpwstr>
  </property>
  <property fmtid="{D5CDD505-2E9C-101B-9397-08002B2CF9AE}" pid="3" name="MSIP_Label_ce6881fe-7a1d-4af9-ad54-deb3e829e73a_SetDate">
    <vt:lpwstr>2022-12-14T05:15:29Z</vt:lpwstr>
  </property>
  <property fmtid="{D5CDD505-2E9C-101B-9397-08002B2CF9AE}" pid="4" name="MSIP_Label_ce6881fe-7a1d-4af9-ad54-deb3e829e73a_Method">
    <vt:lpwstr>Standard</vt:lpwstr>
  </property>
  <property fmtid="{D5CDD505-2E9C-101B-9397-08002B2CF9AE}" pid="5" name="MSIP_Label_ce6881fe-7a1d-4af9-ad54-deb3e829e73a_Name">
    <vt:lpwstr>ce6881fe-7a1d-4af9-ad54-deb3e829e73a</vt:lpwstr>
  </property>
  <property fmtid="{D5CDD505-2E9C-101B-9397-08002B2CF9AE}" pid="6" name="MSIP_Label_ce6881fe-7a1d-4af9-ad54-deb3e829e73a_SiteId">
    <vt:lpwstr>21f195bc-13e5-4339-82ea-ef8b8ecdd0a9</vt:lpwstr>
  </property>
  <property fmtid="{D5CDD505-2E9C-101B-9397-08002B2CF9AE}" pid="7" name="MSIP_Label_ce6881fe-7a1d-4af9-ad54-deb3e829e73a_ActionId">
    <vt:lpwstr>79a20057-3209-4ad7-88e8-1e9fdd272c5a</vt:lpwstr>
  </property>
  <property fmtid="{D5CDD505-2E9C-101B-9397-08002B2CF9AE}" pid="8" name="MSIP_Label_ce6881fe-7a1d-4af9-ad54-deb3e829e73a_ContentBits">
    <vt:lpwstr>2</vt:lpwstr>
  </property>
  <property fmtid="{D5CDD505-2E9C-101B-9397-08002B2CF9AE}" pid="9" name="KSOTemplateDocerSaveRecord">
    <vt:lpwstr>eyJoZGlkIjoiODU4NzM4ODYzYjc4Y2Q0MDMyMzZmODllZjU2N2M5MTEiLCJ1c2VySWQiOiIxNDU1OTY4Mjg3In0=</vt:lpwstr>
  </property>
  <property fmtid="{D5CDD505-2E9C-101B-9397-08002B2CF9AE}" pid="10" name="KSOProductBuildVer">
    <vt:lpwstr>2052-12.1.0.25225</vt:lpwstr>
  </property>
  <property fmtid="{D5CDD505-2E9C-101B-9397-08002B2CF9AE}" pid="11" name="ICV">
    <vt:lpwstr>D7F496284E6F4F5C8D24096B8FEEC377_13</vt:lpwstr>
  </property>
</Properties>
</file>