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BA084">
      <w:pPr>
        <w:spacing w:before="480" w:after="480" w:line="288" w:lineRule="auto"/>
        <w:jc w:val="center"/>
        <w:rPr>
          <w:rFonts w:ascii="微软雅黑" w:hAnsi="微软雅黑" w:eastAsia="微软雅黑" w:cs="微软雅黑"/>
          <w:color w:val="FF0000"/>
          <w:sz w:val="22"/>
          <w:szCs w:val="24"/>
          <w:rPrChange w:id="0" w:author="Mia" w:date="2026-01-07T16:02:11Z">
            <w:rPr>
              <w:rFonts w:ascii="微软雅黑" w:hAnsi="微软雅黑" w:eastAsia="微软雅黑" w:cs="微软雅黑"/>
              <w:sz w:val="22"/>
              <w:szCs w:val="24"/>
            </w:rPr>
          </w:rPrChange>
        </w:rPr>
      </w:pPr>
      <w:bookmarkStart w:id="35" w:name="_GoBack"/>
      <w:bookmarkEnd w:id="35"/>
      <w:commentRangeStart w:id="0"/>
      <w:r>
        <w:rPr>
          <w:rFonts w:hint="eastAsia" w:ascii="微软雅黑" w:hAnsi="微软雅黑" w:eastAsia="微软雅黑" w:cs="微软雅黑"/>
          <w:b/>
          <w:sz w:val="56"/>
          <w:szCs w:val="24"/>
        </w:rPr>
        <w:t>牌球馆冠名合作协议</w:t>
      </w:r>
      <w:commentRangeEnd w:id="0"/>
      <w:r>
        <w:rPr>
          <w:rStyle w:val="6"/>
        </w:rPr>
        <w:commentReference w:id="0"/>
      </w:r>
    </w:p>
    <w:p w14:paraId="5FA09884">
      <w:pPr>
        <w:spacing w:before="120" w:after="120" w:line="288" w:lineRule="auto"/>
        <w:ind w:firstLine="480" w:firstLineChars="200"/>
        <w:rPr>
          <w:rFonts w:ascii="微软雅黑" w:hAnsi="微软雅黑" w:eastAsia="微软雅黑" w:cs="微软雅黑"/>
          <w:sz w:val="22"/>
          <w:szCs w:val="24"/>
        </w:rPr>
      </w:pPr>
      <w:commentRangeStart w:id="1"/>
      <w:bookmarkStart w:id="0" w:name="tip_risk_bookmark_1"/>
      <w:r>
        <w:rPr>
          <w:rFonts w:hint="eastAsia" w:ascii="微软雅黑" w:hAnsi="微软雅黑" w:eastAsia="微软雅黑" w:cs="微软雅黑"/>
          <w:sz w:val="24"/>
          <w:szCs w:val="24"/>
        </w:rPr>
        <w:t>甲方（赞助方）：</w:t>
      </w:r>
      <w:r>
        <w:rPr>
          <w:rFonts w:hint="eastAsia" w:ascii="微软雅黑" w:hAnsi="微软雅黑" w:eastAsia="微软雅黑" w:cs="微软雅黑"/>
          <w:sz w:val="24"/>
          <w:szCs w:val="24"/>
          <w:u w:val="single"/>
        </w:rPr>
        <w:t xml:space="preserve">某（深圳）科技有限公司 </w:t>
      </w:r>
      <w:r>
        <w:rPr>
          <w:rFonts w:hint="eastAsia" w:ascii="微软雅黑" w:hAnsi="微软雅黑" w:eastAsia="微软雅黑" w:cs="微软雅黑"/>
          <w:sz w:val="24"/>
          <w:szCs w:val="24"/>
        </w:rPr>
        <w:t>（品牌运营方，以下简称“甲方”）</w:t>
      </w:r>
    </w:p>
    <w:p w14:paraId="76D600C0">
      <w:pPr>
        <w:spacing w:before="120" w:after="120" w:line="288" w:lineRule="auto"/>
        <w:ind w:firstLine="480" w:firstLineChars="200"/>
        <w:rPr>
          <w:rFonts w:ascii="微软雅黑" w:hAnsi="微软雅黑" w:eastAsia="微软雅黑" w:cs="微软雅黑"/>
          <w:sz w:val="22"/>
          <w:szCs w:val="24"/>
          <w:u w:val="single"/>
        </w:rPr>
      </w:pPr>
      <w:r>
        <w:rPr>
          <w:rFonts w:hint="eastAsia" w:ascii="微软雅黑" w:hAnsi="微软雅黑" w:eastAsia="微软雅黑" w:cs="微软雅黑"/>
          <w:sz w:val="24"/>
          <w:szCs w:val="24"/>
        </w:rPr>
        <w:t>统一社会信用代码/身份证号：</w:t>
      </w:r>
    </w:p>
    <w:p w14:paraId="619D9867">
      <w:pPr>
        <w:spacing w:before="120" w:after="120" w:line="288" w:lineRule="auto"/>
        <w:ind w:firstLine="480" w:firstLineChars="200"/>
        <w:rPr>
          <w:rFonts w:ascii="微软雅黑" w:hAnsi="微软雅黑" w:eastAsia="微软雅黑" w:cs="微软雅黑"/>
          <w:sz w:val="22"/>
          <w:szCs w:val="24"/>
          <w:u w:val="single"/>
        </w:rPr>
      </w:pPr>
      <w:r>
        <w:rPr>
          <w:rFonts w:hint="eastAsia" w:ascii="微软雅黑" w:hAnsi="微软雅黑" w:eastAsia="微软雅黑" w:cs="微软雅黑"/>
          <w:sz w:val="24"/>
          <w:szCs w:val="24"/>
        </w:rPr>
        <w:t>联系地址：</w:t>
      </w:r>
    </w:p>
    <w:p w14:paraId="046C48B8">
      <w:pPr>
        <w:spacing w:before="120" w:after="120" w:line="288" w:lineRule="auto"/>
        <w:ind w:firstLine="480" w:firstLineChars="200"/>
        <w:rPr>
          <w:rFonts w:ascii="微软雅黑" w:hAnsi="微软雅黑" w:eastAsia="微软雅黑" w:cs="微软雅黑"/>
          <w:sz w:val="24"/>
          <w:szCs w:val="24"/>
        </w:rPr>
      </w:pPr>
      <w:r>
        <w:rPr>
          <w:rFonts w:hint="eastAsia" w:ascii="微软雅黑" w:hAnsi="微软雅黑" w:eastAsia="微软雅黑" w:cs="微软雅黑"/>
          <w:sz w:val="24"/>
          <w:szCs w:val="24"/>
        </w:rPr>
        <w:t>联系方式：</w:t>
      </w:r>
      <w:bookmarkEnd w:id="0"/>
      <w:commentRangeEnd w:id="1"/>
      <w:r>
        <w:rPr>
          <w:rStyle w:val="6"/>
        </w:rPr>
        <w:commentReference w:id="1"/>
      </w:r>
      <w:bookmarkStart w:id="1" w:name="tip_risk_bookmark_2"/>
      <w:commentRangeStart w:id="2"/>
    </w:p>
    <w:p w14:paraId="297F7187">
      <w:pPr>
        <w:spacing w:before="120" w:after="120" w:line="288" w:lineRule="auto"/>
        <w:ind w:firstLine="480" w:firstLineChars="200"/>
        <w:rPr>
          <w:rFonts w:ascii="微软雅黑" w:hAnsi="微软雅黑" w:eastAsia="微软雅黑" w:cs="微软雅黑"/>
          <w:sz w:val="22"/>
          <w:szCs w:val="24"/>
        </w:rPr>
      </w:pPr>
      <w:commentRangeStart w:id="3"/>
      <w:bookmarkStart w:id="2" w:name="tip_risk_bookmark_3"/>
      <w:r>
        <w:rPr>
          <w:rFonts w:hint="eastAsia" w:ascii="微软雅黑" w:hAnsi="微软雅黑" w:eastAsia="微软雅黑" w:cs="微软雅黑"/>
          <w:sz w:val="24"/>
          <w:szCs w:val="24"/>
        </w:rPr>
        <w:t>乙方（合作方/球馆方）：____________________（以下简称“乙方”）</w:t>
      </w:r>
      <w:bookmarkEnd w:id="1"/>
    </w:p>
    <w:commentRangeEnd w:id="2"/>
    <w:p w14:paraId="24C2E192">
      <w:pPr>
        <w:spacing w:before="120" w:after="120" w:line="288" w:lineRule="auto"/>
        <w:ind w:firstLine="320" w:firstLineChars="200"/>
        <w:rPr>
          <w:rFonts w:ascii="微软雅黑" w:hAnsi="微软雅黑" w:eastAsia="微软雅黑" w:cs="微软雅黑"/>
          <w:sz w:val="22"/>
          <w:szCs w:val="24"/>
        </w:rPr>
      </w:pPr>
      <w:r>
        <w:rPr>
          <w:rStyle w:val="6"/>
        </w:rPr>
        <w:commentReference w:id="2"/>
      </w:r>
      <w:bookmarkStart w:id="3" w:name="tip_risk_bookmark_4"/>
      <w:commentRangeStart w:id="4"/>
      <w:r>
        <w:rPr>
          <w:rFonts w:hint="eastAsia" w:ascii="微软雅黑" w:hAnsi="微软雅黑" w:eastAsia="微软雅黑" w:cs="微软雅黑"/>
          <w:sz w:val="24"/>
          <w:szCs w:val="24"/>
        </w:rPr>
        <w:t>统一社会信用代码/身份证号：____________________</w:t>
      </w:r>
    </w:p>
    <w:p w14:paraId="684CE7D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球馆地址：____________________</w:t>
      </w:r>
    </w:p>
    <w:p w14:paraId="41F669D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联系方式：____________________</w:t>
      </w:r>
      <w:bookmarkEnd w:id="2"/>
      <w:commentRangeEnd w:id="3"/>
      <w:r>
        <w:rPr>
          <w:rStyle w:val="6"/>
        </w:rPr>
        <w:commentReference w:id="3"/>
      </w:r>
      <w:bookmarkEnd w:id="3"/>
      <w:commentRangeEnd w:id="4"/>
      <w:r>
        <w:rPr>
          <w:rStyle w:val="6"/>
        </w:rPr>
        <w:commentReference w:id="4"/>
      </w:r>
    </w:p>
    <w:p w14:paraId="40909EDF">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鉴于甲方拥有“”品牌及相关产品资源，乙方拥有专业球馆运营资源，双方本着平等互利、友好协商的原则，就甲方对乙方球馆进行独家冠名及物资赞助事宜，达成如下协议，以资共同遵守。</w:t>
      </w:r>
    </w:p>
    <w:p w14:paraId="09FD62D8">
      <w:pPr>
        <w:spacing w:before="320" w:after="120" w:line="288" w:lineRule="auto"/>
        <w:ind w:firstLine="720" w:firstLineChars="200"/>
        <w:outlineLvl w:val="1"/>
        <w:rPr>
          <w:rFonts w:ascii="微软雅黑" w:hAnsi="微软雅黑" w:eastAsia="微软雅黑" w:cs="微软雅黑"/>
          <w:sz w:val="22"/>
          <w:szCs w:val="24"/>
        </w:rPr>
      </w:pPr>
      <w:bookmarkStart w:id="4" w:name="heading_0"/>
      <w:r>
        <w:rPr>
          <w:rFonts w:hint="eastAsia" w:ascii="微软雅黑" w:hAnsi="微软雅黑" w:eastAsia="微软雅黑" w:cs="微软雅黑"/>
          <w:b/>
          <w:sz w:val="36"/>
          <w:szCs w:val="24"/>
        </w:rPr>
        <w:t>一、合作核心内容</w:t>
      </w:r>
      <w:bookmarkEnd w:id="4"/>
    </w:p>
    <w:p w14:paraId="20E7CD35">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双方确立球馆独家冠名合作关系，乙方球馆官方正式名称冠名为“XX球馆”（“XX”为乙方原有球馆核心标识，可保留）。</w:t>
      </w:r>
    </w:p>
    <w:p w14:paraId="2956EBF3">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甲方按本协议约定向乙方提供指定物资赞助，乙方按本协议约定向甲方提供品牌冠名及专属曝光权益。</w:t>
      </w:r>
    </w:p>
    <w:p w14:paraId="6F00EE0D">
      <w:pPr>
        <w:spacing w:before="120" w:after="120" w:line="288" w:lineRule="auto"/>
        <w:ind w:firstLine="480" w:firstLineChars="200"/>
        <w:rPr>
          <w:rFonts w:hint="eastAsia" w:ascii="微软雅黑" w:hAnsi="微软雅黑" w:eastAsia="微软雅黑" w:cs="微软雅黑"/>
          <w:sz w:val="22"/>
          <w:szCs w:val="24"/>
          <w:lang w:eastAsia="zh-CN"/>
        </w:rPr>
      </w:pPr>
      <w:r>
        <w:rPr>
          <w:rFonts w:hint="eastAsia" w:ascii="微软雅黑" w:hAnsi="微软雅黑" w:eastAsia="微软雅黑" w:cs="微软雅黑"/>
          <w:sz w:val="24"/>
          <w:szCs w:val="24"/>
        </w:rPr>
        <w:t xml:space="preserve">3.  </w:t>
      </w:r>
      <w:commentRangeStart w:id="5"/>
      <w:bookmarkStart w:id="5" w:name="auto_fouce_5"/>
      <w:r>
        <w:rPr>
          <w:rFonts w:hint="eastAsia" w:ascii="微软雅黑" w:hAnsi="微软雅黑" w:eastAsia="微软雅黑" w:cs="微软雅黑"/>
          <w:sz w:val="24"/>
          <w:szCs w:val="24"/>
        </w:rPr>
        <w:t>合作期限：自2026年1月20日起至2028年1月20日止，共计2年。合作期限届满前30日，</w:t>
      </w:r>
      <w:del w:id="1" w:author="Mia" w:date="2026-01-07T16:02:05Z">
        <w:r>
          <w:rPr>
            <w:rFonts w:hint="eastAsia" w:ascii="微软雅黑" w:hAnsi="微软雅黑" w:eastAsia="微软雅黑" w:cs="微软雅黑"/>
            <w:sz w:val="24"/>
            <w:szCs w:val="24"/>
          </w:rPr>
          <w:delText>双</w:delText>
        </w:r>
      </w:del>
      <w:ins w:id="2" w:author="Mia" w:date="2026-01-07T16:02:09Z">
        <w:r>
          <w:rPr>
            <w:rFonts w:hint="eastAsia" w:ascii="微软雅黑" w:hAnsi="微软雅黑" w:eastAsia="微软雅黑" w:cs="微软雅黑"/>
            <w:sz w:val="24"/>
            <w:szCs w:val="24"/>
            <w:lang w:eastAsia="zh-CN"/>
          </w:rPr>
          <w:t>乙</w:t>
        </w:r>
      </w:ins>
      <w:r>
        <w:rPr>
          <w:rFonts w:hint="eastAsia" w:ascii="微软雅黑" w:hAnsi="微软雅黑" w:eastAsia="微软雅黑" w:cs="微软雅黑"/>
          <w:sz w:val="24"/>
          <w:szCs w:val="24"/>
        </w:rPr>
        <w:t>方</w:t>
      </w:r>
      <w:del w:id="3" w:author="Mia" w:date="2026-01-07T16:03:06Z">
        <w:r>
          <w:rPr>
            <w:rFonts w:hint="eastAsia" w:ascii="微软雅黑" w:hAnsi="微软雅黑" w:eastAsia="微软雅黑" w:cs="微软雅黑"/>
            <w:sz w:val="24"/>
            <w:szCs w:val="24"/>
          </w:rPr>
          <w:delText>可协商</w:delText>
        </w:r>
      </w:del>
      <w:ins w:id="4" w:author="Mia" w:date="2026-01-07T16:03:08Z">
        <w:r>
          <w:rPr>
            <w:rFonts w:hint="eastAsia" w:ascii="微软雅黑" w:hAnsi="微软雅黑" w:eastAsia="微软雅黑" w:cs="微软雅黑"/>
            <w:sz w:val="24"/>
            <w:szCs w:val="24"/>
            <w:lang w:eastAsia="zh-CN"/>
          </w:rPr>
          <w:t>需主动向甲方发出书面</w:t>
        </w:r>
      </w:ins>
      <w:r>
        <w:rPr>
          <w:rFonts w:hint="eastAsia" w:ascii="微软雅黑" w:hAnsi="微软雅黑" w:eastAsia="微软雅黑" w:cs="微软雅黑"/>
          <w:sz w:val="24"/>
          <w:szCs w:val="24"/>
        </w:rPr>
        <w:t>续约</w:t>
      </w:r>
      <w:del w:id="5" w:author="Mia" w:date="2026-01-07T16:03:45Z">
        <w:r>
          <w:rPr>
            <w:rFonts w:hint="eastAsia" w:ascii="微软雅黑" w:hAnsi="微软雅黑" w:eastAsia="微软雅黑" w:cs="微软雅黑"/>
            <w:sz w:val="24"/>
            <w:szCs w:val="24"/>
          </w:rPr>
          <w:delText>事宜，</w:delText>
        </w:r>
      </w:del>
      <w:ins w:id="6" w:author="Mia" w:date="2026-01-07T16:03:49Z">
        <w:r>
          <w:rPr>
            <w:rFonts w:hint="eastAsia" w:ascii="微软雅黑" w:hAnsi="微软雅黑" w:eastAsia="微软雅黑" w:cs="微软雅黑"/>
            <w:sz w:val="24"/>
            <w:szCs w:val="24"/>
            <w:lang w:eastAsia="zh-CN"/>
          </w:rPr>
          <w:t>征询通知；</w:t>
        </w:r>
      </w:ins>
      <w:r>
        <w:rPr>
          <w:rFonts w:hint="eastAsia" w:ascii="微软雅黑" w:hAnsi="微软雅黑" w:eastAsia="微软雅黑" w:cs="微软雅黑"/>
          <w:sz w:val="24"/>
          <w:szCs w:val="24"/>
        </w:rPr>
        <w:t>同等条件下甲方享有</w:t>
      </w:r>
      <w:ins w:id="7" w:author="Mia" w:date="2026-01-07T16:04:12Z">
        <w:r>
          <w:rPr>
            <w:rFonts w:hint="eastAsia" w:ascii="微软雅黑" w:hAnsi="微软雅黑" w:eastAsia="微软雅黑" w:cs="微软雅黑"/>
            <w:sz w:val="24"/>
            <w:szCs w:val="24"/>
            <w:lang w:eastAsia="zh-CN"/>
          </w:rPr>
          <w:t>排他性</w:t>
        </w:r>
      </w:ins>
      <w:r>
        <w:rPr>
          <w:rFonts w:hint="eastAsia" w:ascii="微软雅黑" w:hAnsi="微软雅黑" w:eastAsia="微软雅黑" w:cs="微软雅黑"/>
          <w:sz w:val="24"/>
          <w:szCs w:val="24"/>
        </w:rPr>
        <w:t>优先续约权</w:t>
      </w:r>
      <w:ins w:id="8" w:author="Mia" w:date="2026-01-07T16:04:41Z">
        <w:r>
          <w:rPr>
            <w:rFonts w:hint="eastAsia" w:ascii="微软雅黑" w:hAnsi="微软雅黑" w:eastAsia="微软雅黑" w:cs="微软雅黑"/>
            <w:sz w:val="24"/>
            <w:szCs w:val="24"/>
            <w:lang w:eastAsia="zh-CN"/>
          </w:rPr>
          <w:t>，乙方不得在未征询甲方意见的前提下与第三方洽谈任何同类冠名或品牌合作事宜</w:t>
        </w:r>
      </w:ins>
      <w:r>
        <w:rPr>
          <w:rFonts w:hint="eastAsia" w:ascii="微软雅黑" w:hAnsi="微软雅黑" w:eastAsia="微软雅黑" w:cs="微软雅黑"/>
          <w:sz w:val="24"/>
          <w:szCs w:val="24"/>
        </w:rPr>
        <w:t>。</w:t>
      </w:r>
      <w:ins w:id="9" w:author="Mia" w:date="2026-01-07T16:05:17Z">
        <w:r>
          <w:rPr>
            <w:rFonts w:hint="eastAsia" w:ascii="微软雅黑" w:hAnsi="微软雅黑" w:eastAsia="微软雅黑" w:cs="微软雅黑"/>
            <w:sz w:val="24"/>
            <w:szCs w:val="24"/>
            <w:lang w:eastAsia="zh-CN"/>
          </w:rPr>
          <w:t>建议补充明确“同等条件”的具体标准或认定机制，以避免续约时双方对条件认定产生争议。</w:t>
        </w:r>
        <w:bookmarkEnd w:id="5"/>
        <w:commentRangeEnd w:id="5"/>
      </w:ins>
      <w:r>
        <w:rPr>
          <w:rStyle w:val="6"/>
        </w:rPr>
        <w:commentReference w:id="5"/>
      </w:r>
    </w:p>
    <w:p w14:paraId="6D5F3443">
      <w:pPr>
        <w:spacing w:before="320" w:after="120" w:line="288" w:lineRule="auto"/>
        <w:jc w:val="center"/>
        <w:outlineLvl w:val="1"/>
        <w:rPr>
          <w:rFonts w:ascii="微软雅黑" w:hAnsi="微软雅黑" w:eastAsia="微软雅黑" w:cs="微软雅黑"/>
          <w:sz w:val="22"/>
          <w:szCs w:val="24"/>
        </w:rPr>
      </w:pPr>
      <w:bookmarkStart w:id="6" w:name="heading_1"/>
      <w:r>
        <w:rPr>
          <w:rFonts w:hint="eastAsia" w:ascii="微软雅黑" w:hAnsi="微软雅黑" w:eastAsia="微软雅黑" w:cs="微软雅黑"/>
          <w:b/>
          <w:sz w:val="36"/>
          <w:szCs w:val="24"/>
        </w:rPr>
        <w:t>二、甲方赞助物资清单（赛事级标准，全额无偿赞助）</w:t>
      </w:r>
      <w:bookmarkEnd w:id="6"/>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4F7E9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BED1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序号</w:t>
            </w:r>
          </w:p>
        </w:tc>
        <w:tc>
          <w:tcPr>
            <w:tcW w:w="1650" w:type="dxa"/>
            <w:tcMar>
              <w:top w:w="60" w:type="dxa"/>
              <w:left w:w="120" w:type="dxa"/>
              <w:bottom w:w="30" w:type="dxa"/>
              <w:right w:w="120" w:type="dxa"/>
            </w:tcMar>
          </w:tcPr>
          <w:p w14:paraId="28F572E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物资名称</w:t>
            </w:r>
          </w:p>
        </w:tc>
        <w:tc>
          <w:tcPr>
            <w:tcW w:w="1650" w:type="dxa"/>
            <w:tcMar>
              <w:top w:w="60" w:type="dxa"/>
              <w:left w:w="120" w:type="dxa"/>
              <w:bottom w:w="30" w:type="dxa"/>
              <w:right w:w="120" w:type="dxa"/>
            </w:tcMar>
          </w:tcPr>
          <w:p w14:paraId="78DC169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规格/标准</w:t>
            </w:r>
          </w:p>
        </w:tc>
        <w:tc>
          <w:tcPr>
            <w:tcW w:w="1650" w:type="dxa"/>
            <w:tcMar>
              <w:top w:w="60" w:type="dxa"/>
              <w:left w:w="120" w:type="dxa"/>
              <w:bottom w:w="30" w:type="dxa"/>
              <w:right w:w="120" w:type="dxa"/>
            </w:tcMar>
          </w:tcPr>
          <w:p w14:paraId="267C749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数量</w:t>
            </w:r>
          </w:p>
        </w:tc>
        <w:tc>
          <w:tcPr>
            <w:tcW w:w="1650" w:type="dxa"/>
            <w:tcMar>
              <w:top w:w="60" w:type="dxa"/>
              <w:left w:w="120" w:type="dxa"/>
              <w:bottom w:w="30" w:type="dxa"/>
              <w:right w:w="120" w:type="dxa"/>
            </w:tcMar>
          </w:tcPr>
          <w:p w14:paraId="43EE555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备注</w:t>
            </w:r>
          </w:p>
        </w:tc>
      </w:tr>
      <w:tr w14:paraId="474B62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38CA0F">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w:t>
            </w:r>
          </w:p>
        </w:tc>
        <w:tc>
          <w:tcPr>
            <w:tcW w:w="1650" w:type="dxa"/>
            <w:tcMar>
              <w:top w:w="60" w:type="dxa"/>
              <w:left w:w="120" w:type="dxa"/>
              <w:bottom w:w="30" w:type="dxa"/>
              <w:right w:w="120" w:type="dxa"/>
            </w:tcMar>
          </w:tcPr>
          <w:p w14:paraId="33DE634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赛事级重型网架</w:t>
            </w:r>
          </w:p>
        </w:tc>
        <w:tc>
          <w:tcPr>
            <w:tcW w:w="1650" w:type="dxa"/>
            <w:tcMar>
              <w:top w:w="60" w:type="dxa"/>
              <w:left w:w="120" w:type="dxa"/>
              <w:bottom w:w="30" w:type="dxa"/>
              <w:right w:w="120" w:type="dxa"/>
            </w:tcMar>
          </w:tcPr>
          <w:p w14:paraId="12A8251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匹克球专用，符合专业赛事规格，含全套配件</w:t>
            </w:r>
          </w:p>
        </w:tc>
        <w:tc>
          <w:tcPr>
            <w:tcW w:w="1650" w:type="dxa"/>
            <w:tcMar>
              <w:top w:w="60" w:type="dxa"/>
              <w:left w:w="120" w:type="dxa"/>
              <w:bottom w:w="30" w:type="dxa"/>
              <w:right w:w="120" w:type="dxa"/>
            </w:tcMar>
          </w:tcPr>
          <w:p w14:paraId="0E0818D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6套</w:t>
            </w:r>
          </w:p>
        </w:tc>
        <w:tc>
          <w:tcPr>
            <w:tcW w:w="1650" w:type="dxa"/>
            <w:tcMar>
              <w:top w:w="60" w:type="dxa"/>
              <w:left w:w="120" w:type="dxa"/>
              <w:bottom w:w="30" w:type="dxa"/>
              <w:right w:w="120" w:type="dxa"/>
            </w:tcMar>
          </w:tcPr>
          <w:p w14:paraId="43FAC2BD">
            <w:pPr>
              <w:spacing w:before="120" w:after="120" w:line="288" w:lineRule="auto"/>
              <w:jc w:val="left"/>
              <w:rPr>
                <w:rFonts w:ascii="微软雅黑" w:hAnsi="微软雅黑" w:eastAsia="微软雅黑" w:cs="微软雅黑"/>
                <w:sz w:val="22"/>
                <w:szCs w:val="24"/>
              </w:rPr>
            </w:pPr>
            <w:bookmarkStart w:id="7" w:name="tip_risk_bookmark_6"/>
            <w:commentRangeStart w:id="6"/>
            <w:r>
              <w:rPr>
                <w:rFonts w:hint="eastAsia" w:ascii="微软雅黑" w:hAnsi="微软雅黑" w:eastAsia="微软雅黑" w:cs="微软雅黑"/>
                <w:sz w:val="24"/>
                <w:szCs w:val="24"/>
              </w:rPr>
              <w:t>质保12个月，非人为损坏免费维修</w:t>
            </w:r>
            <w:commentRangeEnd w:id="6"/>
            <w:bookmarkEnd w:id="7"/>
            <w:r>
              <w:rPr>
                <w:rStyle w:val="6"/>
              </w:rPr>
              <w:commentReference w:id="6"/>
            </w:r>
          </w:p>
        </w:tc>
      </w:tr>
      <w:tr w14:paraId="547D01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953091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2</w:t>
            </w:r>
          </w:p>
        </w:tc>
        <w:tc>
          <w:tcPr>
            <w:tcW w:w="1650" w:type="dxa"/>
            <w:tcMar>
              <w:top w:w="60" w:type="dxa"/>
              <w:left w:w="120" w:type="dxa"/>
              <w:bottom w:w="30" w:type="dxa"/>
              <w:right w:w="120" w:type="dxa"/>
            </w:tcMar>
          </w:tcPr>
          <w:p w14:paraId="0D0061B3">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专业球场围挡</w:t>
            </w:r>
          </w:p>
        </w:tc>
        <w:tc>
          <w:tcPr>
            <w:tcW w:w="1650" w:type="dxa"/>
            <w:tcMar>
              <w:top w:w="60" w:type="dxa"/>
              <w:left w:w="120" w:type="dxa"/>
              <w:bottom w:w="30" w:type="dxa"/>
              <w:right w:w="120" w:type="dxa"/>
            </w:tcMar>
          </w:tcPr>
          <w:p w14:paraId="73D1AA9E">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匹克球场地专用，适配乙方球场实际尺寸</w:t>
            </w:r>
          </w:p>
        </w:tc>
        <w:tc>
          <w:tcPr>
            <w:tcW w:w="1650" w:type="dxa"/>
            <w:tcMar>
              <w:top w:w="60" w:type="dxa"/>
              <w:left w:w="120" w:type="dxa"/>
              <w:bottom w:w="30" w:type="dxa"/>
              <w:right w:w="120" w:type="dxa"/>
            </w:tcMar>
          </w:tcPr>
          <w:p w14:paraId="7B604741">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20套</w:t>
            </w:r>
          </w:p>
        </w:tc>
        <w:tc>
          <w:tcPr>
            <w:tcW w:w="1650" w:type="dxa"/>
            <w:tcMar>
              <w:top w:w="60" w:type="dxa"/>
              <w:left w:w="120" w:type="dxa"/>
              <w:bottom w:w="30" w:type="dxa"/>
              <w:right w:w="120" w:type="dxa"/>
            </w:tcMar>
          </w:tcPr>
          <w:p w14:paraId="6D11031E">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防水耐磨，适配户外/室内使用场景</w:t>
            </w:r>
          </w:p>
        </w:tc>
      </w:tr>
      <w:tr w14:paraId="002F6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9E645DB">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3</w:t>
            </w:r>
          </w:p>
        </w:tc>
        <w:tc>
          <w:tcPr>
            <w:tcW w:w="1650" w:type="dxa"/>
            <w:tcMar>
              <w:top w:w="60" w:type="dxa"/>
              <w:left w:w="120" w:type="dxa"/>
              <w:bottom w:w="30" w:type="dxa"/>
              <w:right w:w="120" w:type="dxa"/>
            </w:tcMar>
          </w:tcPr>
          <w:p w14:paraId="22C1FCB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专业试打球拍</w:t>
            </w:r>
          </w:p>
        </w:tc>
        <w:tc>
          <w:tcPr>
            <w:tcW w:w="1650" w:type="dxa"/>
            <w:tcMar>
              <w:top w:w="60" w:type="dxa"/>
              <w:left w:w="120" w:type="dxa"/>
              <w:bottom w:w="30" w:type="dxa"/>
              <w:right w:w="120" w:type="dxa"/>
            </w:tcMar>
          </w:tcPr>
          <w:p w14:paraId="6F62B9A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品牌正品，符合人体工学设计</w:t>
            </w:r>
          </w:p>
        </w:tc>
        <w:tc>
          <w:tcPr>
            <w:tcW w:w="1650" w:type="dxa"/>
            <w:tcMar>
              <w:top w:w="60" w:type="dxa"/>
              <w:left w:w="120" w:type="dxa"/>
              <w:bottom w:w="30" w:type="dxa"/>
              <w:right w:w="120" w:type="dxa"/>
            </w:tcMar>
          </w:tcPr>
          <w:p w14:paraId="593182DD">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19A3C9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供球馆客户免费体验，提升品牌认知</w:t>
            </w:r>
          </w:p>
        </w:tc>
      </w:tr>
      <w:tr w14:paraId="64E2B7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C3C4B5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4</w:t>
            </w:r>
          </w:p>
        </w:tc>
        <w:tc>
          <w:tcPr>
            <w:tcW w:w="1650" w:type="dxa"/>
            <w:tcMar>
              <w:top w:w="60" w:type="dxa"/>
              <w:left w:w="120" w:type="dxa"/>
              <w:bottom w:w="30" w:type="dxa"/>
              <w:right w:w="120" w:type="dxa"/>
            </w:tcMar>
          </w:tcPr>
          <w:p w14:paraId="2E04980F">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品牌展示球拍</w:t>
            </w:r>
          </w:p>
        </w:tc>
        <w:tc>
          <w:tcPr>
            <w:tcW w:w="1650" w:type="dxa"/>
            <w:tcMar>
              <w:top w:w="60" w:type="dxa"/>
              <w:left w:w="120" w:type="dxa"/>
              <w:bottom w:w="30" w:type="dxa"/>
              <w:right w:w="120" w:type="dxa"/>
            </w:tcMar>
          </w:tcPr>
          <w:p w14:paraId="4542B43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品牌高端款，含陈列支架</w:t>
            </w:r>
          </w:p>
        </w:tc>
        <w:tc>
          <w:tcPr>
            <w:tcW w:w="1650" w:type="dxa"/>
            <w:tcMar>
              <w:top w:w="60" w:type="dxa"/>
              <w:left w:w="120" w:type="dxa"/>
              <w:bottom w:w="30" w:type="dxa"/>
              <w:right w:w="120" w:type="dxa"/>
            </w:tcMar>
          </w:tcPr>
          <w:p w14:paraId="0099189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3D6E4D97">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陈列于球馆显眼位置，展示品牌形象</w:t>
            </w:r>
          </w:p>
        </w:tc>
      </w:tr>
      <w:tr w14:paraId="0C4742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4089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5</w:t>
            </w:r>
          </w:p>
        </w:tc>
        <w:tc>
          <w:tcPr>
            <w:tcW w:w="1650" w:type="dxa"/>
            <w:tcMar>
              <w:top w:w="60" w:type="dxa"/>
              <w:left w:w="120" w:type="dxa"/>
              <w:bottom w:w="30" w:type="dxa"/>
              <w:right w:w="120" w:type="dxa"/>
            </w:tcMar>
          </w:tcPr>
          <w:p w14:paraId="2678C17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品牌展架</w:t>
            </w:r>
          </w:p>
        </w:tc>
        <w:tc>
          <w:tcPr>
            <w:tcW w:w="1650" w:type="dxa"/>
            <w:tcMar>
              <w:top w:w="60" w:type="dxa"/>
              <w:left w:w="120" w:type="dxa"/>
              <w:bottom w:w="30" w:type="dxa"/>
              <w:right w:w="120" w:type="dxa"/>
            </w:tcMar>
          </w:tcPr>
          <w:p w14:paraId="3F7AB295">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定制款，含品牌logo及产品信息</w:t>
            </w:r>
          </w:p>
        </w:tc>
        <w:tc>
          <w:tcPr>
            <w:tcW w:w="1650" w:type="dxa"/>
            <w:tcMar>
              <w:top w:w="60" w:type="dxa"/>
              <w:left w:w="120" w:type="dxa"/>
              <w:bottom w:w="30" w:type="dxa"/>
              <w:right w:w="120" w:type="dxa"/>
            </w:tcMar>
          </w:tcPr>
          <w:p w14:paraId="39C656B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34DE3886">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摆放于球馆核心区域，甲方提供设计稿</w:t>
            </w:r>
          </w:p>
        </w:tc>
      </w:tr>
    </w:tbl>
    <w:p w14:paraId="1D766311">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6.  交付要求：甲方需在本协议签订后15个工作日内，将上述所有赞助物资足额交付至乙方球馆指定地点，运输费用由甲方承担。</w:t>
      </w:r>
    </w:p>
    <w:p w14:paraId="4EF12CDC">
      <w:pPr>
        <w:spacing w:before="320" w:after="120" w:line="288" w:lineRule="auto"/>
        <w:jc w:val="center"/>
        <w:outlineLvl w:val="1"/>
        <w:rPr>
          <w:rFonts w:ascii="微软雅黑" w:hAnsi="微软雅黑" w:eastAsia="微软雅黑" w:cs="微软雅黑"/>
          <w:sz w:val="22"/>
          <w:szCs w:val="24"/>
        </w:rPr>
      </w:pPr>
      <w:bookmarkStart w:id="8" w:name="heading_2"/>
      <w:r>
        <w:rPr>
          <w:rFonts w:hint="eastAsia" w:ascii="微软雅黑" w:hAnsi="微软雅黑" w:eastAsia="微软雅黑" w:cs="微软雅黑"/>
          <w:b/>
          <w:sz w:val="36"/>
          <w:szCs w:val="24"/>
        </w:rPr>
        <w:t>三、乙方核心权益保障（独家品牌曝光，无竞品冲突）</w:t>
      </w:r>
      <w:bookmarkEnd w:id="8"/>
    </w:p>
    <w:p w14:paraId="3DC87761">
      <w:pPr>
        <w:spacing w:before="300" w:after="120" w:line="288" w:lineRule="auto"/>
        <w:jc w:val="center"/>
        <w:outlineLvl w:val="2"/>
        <w:rPr>
          <w:rFonts w:ascii="微软雅黑" w:hAnsi="微软雅黑" w:eastAsia="微软雅黑" w:cs="微软雅黑"/>
          <w:sz w:val="22"/>
          <w:szCs w:val="24"/>
        </w:rPr>
      </w:pPr>
      <w:bookmarkStart w:id="9" w:name="heading_3"/>
      <w:r>
        <w:rPr>
          <w:rFonts w:hint="eastAsia" w:ascii="微软雅黑" w:hAnsi="微软雅黑" w:eastAsia="微软雅黑" w:cs="微软雅黑"/>
          <w:b/>
          <w:sz w:val="32"/>
          <w:szCs w:val="24"/>
        </w:rPr>
        <w:t>（一）冠名权益</w:t>
      </w:r>
      <w:bookmarkEnd w:id="9"/>
    </w:p>
    <w:p w14:paraId="6DDE1F2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合作期内，乙方球馆所有官方对外标识均需醒目展示“XX球馆”全称及甲方品牌logo，字体规格不小于球馆原有标识字号，logo尺寸不小于30cm×30cm（具体位置、规格双方签字确认后落地）。</w:t>
      </w:r>
    </w:p>
    <w:p w14:paraId="621C2078">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乙方对外宣传推广（包括但不限于大众点评、美团、微信公众号、视频号、抖音、线下海报、宣传单页、客户沟通话术等）需统一使用“XX球馆”冠名名称，不得擅自变更、删减或遮挡甲方品牌信息。</w:t>
      </w:r>
    </w:p>
    <w:p w14:paraId="72372E21">
      <w:pPr>
        <w:spacing w:before="300" w:after="120" w:line="288" w:lineRule="auto"/>
        <w:jc w:val="center"/>
        <w:outlineLvl w:val="2"/>
        <w:rPr>
          <w:rFonts w:ascii="微软雅黑" w:hAnsi="微软雅黑" w:eastAsia="微软雅黑" w:cs="微软雅黑"/>
          <w:sz w:val="22"/>
          <w:szCs w:val="24"/>
        </w:rPr>
      </w:pPr>
      <w:bookmarkStart w:id="10" w:name="heading_4"/>
      <w:r>
        <w:rPr>
          <w:rFonts w:hint="eastAsia" w:ascii="微软雅黑" w:hAnsi="微软雅黑" w:eastAsia="微软雅黑" w:cs="微软雅黑"/>
          <w:b/>
          <w:sz w:val="32"/>
          <w:szCs w:val="24"/>
        </w:rPr>
        <w:t>（二）场地品牌曝光权益</w:t>
      </w:r>
      <w:bookmarkEnd w:id="10"/>
    </w:p>
    <w:p w14:paraId="7CF469D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乙方需在球馆所有匹克球场地的非截击区地面，统一喷涂甲方“”品牌logo（具体位置、尺寸、颜色由甲方提供规范文件，双方确认后执行）。乙方负责保障logo清晰完整，无遮挡、无磨损，若因正常使用出现磨损，需重新喷涂。</w:t>
      </w:r>
    </w:p>
    <w:p w14:paraId="587B4FFE">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乙方需在球馆核心位置（包括但不限于场地主入口、观众观赛区、客户休息区）为甲方提供3个专属广告位。</w:t>
      </w:r>
    </w:p>
    <w:p w14:paraId="206526A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甲方负责提供广告画面设计稿，乙方负责免费完成广告画面的安装、更换。</w:t>
      </w:r>
    </w:p>
    <w:p w14:paraId="25C3BC31">
      <w:pPr>
        <w:spacing w:before="300" w:after="120" w:line="288" w:lineRule="auto"/>
        <w:jc w:val="center"/>
        <w:outlineLvl w:val="2"/>
        <w:rPr>
          <w:rFonts w:ascii="微软雅黑" w:hAnsi="微软雅黑" w:eastAsia="微软雅黑" w:cs="微软雅黑"/>
          <w:sz w:val="22"/>
          <w:szCs w:val="24"/>
        </w:rPr>
      </w:pPr>
      <w:bookmarkStart w:id="11" w:name="heading_5"/>
      <w:r>
        <w:rPr>
          <w:rFonts w:hint="eastAsia" w:ascii="微软雅黑" w:hAnsi="微软雅黑" w:eastAsia="微软雅黑" w:cs="微软雅黑"/>
          <w:b/>
          <w:sz w:val="32"/>
          <w:szCs w:val="24"/>
        </w:rPr>
        <w:t>（三）无竞品承诺</w:t>
      </w:r>
      <w:bookmarkEnd w:id="11"/>
    </w:p>
    <w:p w14:paraId="0B648A8A">
      <w:pPr>
        <w:spacing w:before="120" w:after="120" w:line="288" w:lineRule="auto"/>
        <w:ind w:firstLine="480" w:firstLineChars="200"/>
        <w:rPr>
          <w:rFonts w:ascii="微软雅黑" w:hAnsi="微软雅黑" w:eastAsia="微软雅黑" w:cs="微软雅黑"/>
          <w:sz w:val="22"/>
          <w:szCs w:val="24"/>
        </w:rPr>
      </w:pPr>
      <w:bookmarkStart w:id="12" w:name="auto_fouce_7"/>
      <w:commentRangeStart w:id="7"/>
      <w:r>
        <w:rPr>
          <w:rFonts w:hint="eastAsia" w:ascii="微软雅黑" w:hAnsi="微软雅黑" w:eastAsia="微软雅黑" w:cs="微软雅黑"/>
          <w:sz w:val="24"/>
          <w:szCs w:val="24"/>
        </w:rPr>
        <w:t>合作期内，乙方</w:t>
      </w:r>
      <w:del w:id="10" w:author="Mia" w:date="2026-01-07T16:06:53Z">
        <w:r>
          <w:rPr>
            <w:rFonts w:hint="eastAsia" w:ascii="微软雅黑" w:hAnsi="微软雅黑" w:eastAsia="微软雅黑" w:cs="微软雅黑"/>
            <w:sz w:val="24"/>
            <w:szCs w:val="24"/>
          </w:rPr>
          <w:delText>球馆所有区域（尤其是匹克球场地、产品陈列区、广告展示区）</w:delText>
        </w:r>
      </w:del>
      <w:r>
        <w:rPr>
          <w:rFonts w:hint="eastAsia" w:ascii="微软雅黑" w:hAnsi="微软雅黑" w:eastAsia="微软雅黑" w:cs="微软雅黑"/>
          <w:sz w:val="24"/>
          <w:szCs w:val="24"/>
        </w:rPr>
        <w:t>不得</w:t>
      </w:r>
      <w:del w:id="11" w:author="Mia" w:date="2026-01-07T16:07:13Z">
        <w:r>
          <w:rPr>
            <w:rFonts w:hint="eastAsia" w:ascii="微软雅黑" w:hAnsi="微软雅黑" w:eastAsia="微软雅黑" w:cs="微软雅黑"/>
            <w:sz w:val="24"/>
            <w:szCs w:val="24"/>
          </w:rPr>
          <w:delText>出现</w:delText>
        </w:r>
      </w:del>
      <w:ins w:id="12" w:author="Mia" w:date="2026-01-07T16:07:17Z">
        <w:r>
          <w:rPr>
            <w:rFonts w:hint="eastAsia" w:ascii="微软雅黑" w:hAnsi="微软雅黑" w:eastAsia="微软雅黑" w:cs="微软雅黑"/>
            <w:sz w:val="24"/>
            <w:szCs w:val="24"/>
            <w:lang w:eastAsia="zh-CN"/>
          </w:rPr>
          <w:t>与</w:t>
        </w:r>
      </w:ins>
      <w:r>
        <w:rPr>
          <w:rFonts w:hint="eastAsia" w:ascii="微软雅黑" w:hAnsi="微软雅黑" w:eastAsia="微软雅黑" w:cs="微软雅黑"/>
          <w:sz w:val="24"/>
          <w:szCs w:val="24"/>
        </w:rPr>
        <w:t>甲方同品类（匹克球相关器材、装备）竞品</w:t>
      </w:r>
      <w:ins w:id="13" w:author="Mia" w:date="2026-01-07T16:07:41Z">
        <w:r>
          <w:rPr>
            <w:rFonts w:hint="eastAsia" w:ascii="微软雅黑" w:hAnsi="微软雅黑" w:eastAsia="微软雅黑" w:cs="微软雅黑"/>
            <w:sz w:val="24"/>
            <w:szCs w:val="24"/>
            <w:lang w:eastAsia="zh-CN"/>
          </w:rPr>
          <w:t>达成任何形式</w:t>
        </w:r>
      </w:ins>
      <w:r>
        <w:rPr>
          <w:rFonts w:hint="eastAsia" w:ascii="微软雅黑" w:hAnsi="微软雅黑" w:eastAsia="微软雅黑" w:cs="微软雅黑"/>
          <w:sz w:val="24"/>
          <w:szCs w:val="24"/>
        </w:rPr>
        <w:t>的</w:t>
      </w:r>
      <w:ins w:id="14" w:author="Mia" w:date="2026-01-07T16:08:08Z">
        <w:r>
          <w:rPr>
            <w:rFonts w:hint="eastAsia" w:ascii="微软雅黑" w:hAnsi="微软雅黑" w:eastAsia="微软雅黑" w:cs="微软雅黑"/>
            <w:sz w:val="24"/>
            <w:szCs w:val="24"/>
            <w:lang w:eastAsia="zh-CN"/>
          </w:rPr>
          <w:t>合作（包括但不限于</w:t>
        </w:r>
      </w:ins>
      <w:r>
        <w:rPr>
          <w:rFonts w:hint="eastAsia" w:ascii="微软雅黑" w:hAnsi="微软雅黑" w:eastAsia="微软雅黑" w:cs="微软雅黑"/>
          <w:sz w:val="24"/>
          <w:szCs w:val="24"/>
        </w:rPr>
        <w:t>品牌</w:t>
      </w:r>
      <w:del w:id="15" w:author="Mia" w:date="2026-01-07T16:09:13Z">
        <w:r>
          <w:rPr>
            <w:rFonts w:hint="eastAsia" w:ascii="微软雅黑" w:hAnsi="微软雅黑" w:eastAsia="微软雅黑" w:cs="微软雅黑"/>
            <w:sz w:val="24"/>
            <w:szCs w:val="24"/>
          </w:rPr>
          <w:delText>logo</w:delText>
        </w:r>
      </w:del>
      <w:ins w:id="16" w:author="Mia" w:date="2026-01-07T16:09:15Z">
        <w:r>
          <w:rPr>
            <w:rFonts w:hint="eastAsia" w:ascii="微软雅黑" w:hAnsi="微软雅黑" w:eastAsia="微软雅黑" w:cs="微软雅黑"/>
            <w:sz w:val="24"/>
            <w:szCs w:val="24"/>
            <w:lang w:eastAsia="zh-CN"/>
          </w:rPr>
          <w:t>冠名</w:t>
        </w:r>
      </w:ins>
      <w:r>
        <w:rPr>
          <w:rFonts w:hint="eastAsia" w:ascii="微软雅黑" w:hAnsi="微软雅黑" w:eastAsia="微软雅黑" w:cs="微软雅黑"/>
          <w:sz w:val="24"/>
          <w:szCs w:val="24"/>
        </w:rPr>
        <w:t>、广告</w:t>
      </w:r>
      <w:ins w:id="17" w:author="Mia" w:date="2026-01-07T16:09:28Z">
        <w:r>
          <w:rPr>
            <w:rFonts w:hint="eastAsia" w:ascii="微软雅黑" w:hAnsi="微软雅黑" w:eastAsia="微软雅黑" w:cs="微软雅黑"/>
            <w:sz w:val="24"/>
            <w:szCs w:val="24"/>
            <w:lang w:eastAsia="zh-CN"/>
          </w:rPr>
          <w:t>投放、物资赞助、联合推广等），且乙方球馆所有区域及线上</w:t>
        </w:r>
      </w:ins>
      <w:r>
        <w:rPr>
          <w:rFonts w:hint="eastAsia" w:ascii="微软雅黑" w:hAnsi="微软雅黑" w:eastAsia="微软雅黑" w:cs="微软雅黑"/>
          <w:sz w:val="24"/>
          <w:szCs w:val="24"/>
        </w:rPr>
        <w:t>宣传</w:t>
      </w:r>
      <w:ins w:id="18" w:author="Mia" w:date="2026-01-07T16:09:46Z">
        <w:r>
          <w:rPr>
            <w:rFonts w:hint="eastAsia" w:ascii="微软雅黑" w:hAnsi="微软雅黑" w:eastAsia="微软雅黑" w:cs="微软雅黑"/>
            <w:sz w:val="24"/>
            <w:szCs w:val="24"/>
            <w:lang w:eastAsia="zh-CN"/>
          </w:rPr>
          <w:t>渠道不得出现甲方同品类竞品的品牌标识</w:t>
        </w:r>
      </w:ins>
      <w:r>
        <w:rPr>
          <w:rFonts w:hint="eastAsia" w:ascii="微软雅黑" w:hAnsi="微软雅黑" w:eastAsia="微软雅黑" w:cs="微软雅黑"/>
          <w:sz w:val="24"/>
          <w:szCs w:val="24"/>
        </w:rPr>
        <w:t>、</w:t>
      </w:r>
      <w:del w:id="19" w:author="Mia" w:date="2026-01-07T16:10:28Z">
        <w:r>
          <w:rPr>
            <w:rFonts w:hint="eastAsia" w:ascii="微软雅黑" w:hAnsi="微软雅黑" w:eastAsia="微软雅黑" w:cs="微软雅黑"/>
            <w:sz w:val="24"/>
            <w:szCs w:val="24"/>
          </w:rPr>
          <w:delText>物</w:delText>
        </w:r>
      </w:del>
      <w:ins w:id="20" w:author="Mia" w:date="2026-01-07T16:10:31Z">
        <w:r>
          <w:rPr>
            <w:rFonts w:hint="eastAsia" w:ascii="微软雅黑" w:hAnsi="微软雅黑" w:eastAsia="微软雅黑" w:cs="微软雅黑"/>
            <w:sz w:val="24"/>
            <w:szCs w:val="24"/>
            <w:lang w:eastAsia="zh-CN"/>
          </w:rPr>
          <w:t>产品、宣传</w:t>
        </w:r>
      </w:ins>
      <w:r>
        <w:rPr>
          <w:rFonts w:hint="eastAsia" w:ascii="微软雅黑" w:hAnsi="微软雅黑" w:eastAsia="微软雅黑" w:cs="微软雅黑"/>
          <w:sz w:val="24"/>
          <w:szCs w:val="24"/>
        </w:rPr>
        <w:t>资</w:t>
      </w:r>
      <w:del w:id="21" w:author="Mia" w:date="2026-01-07T16:11:08Z">
        <w:r>
          <w:rPr>
            <w:rFonts w:hint="eastAsia" w:ascii="微软雅黑" w:hAnsi="微软雅黑" w:eastAsia="微软雅黑" w:cs="微软雅黑"/>
            <w:sz w:val="24"/>
            <w:szCs w:val="24"/>
          </w:rPr>
          <w:delText>投放等</w:delText>
        </w:r>
      </w:del>
      <w:ins w:id="22" w:author="Mia" w:date="2026-01-07T16:11:11Z">
        <w:r>
          <w:rPr>
            <w:rFonts w:hint="eastAsia" w:ascii="微软雅黑" w:hAnsi="微软雅黑" w:eastAsia="微软雅黑" w:cs="微软雅黑"/>
            <w:sz w:val="24"/>
            <w:szCs w:val="24"/>
            <w:lang w:eastAsia="zh-CN"/>
          </w:rPr>
          <w:t>料、广告</w:t>
        </w:r>
      </w:ins>
      <w:r>
        <w:rPr>
          <w:rFonts w:hint="eastAsia" w:ascii="微软雅黑" w:hAnsi="微软雅黑" w:eastAsia="微软雅黑" w:cs="微软雅黑"/>
          <w:sz w:val="24"/>
          <w:szCs w:val="24"/>
        </w:rPr>
        <w:t>信息</w:t>
      </w:r>
      <w:ins w:id="23" w:author="Mia" w:date="2026-01-07T16:11:14Z">
        <w:r>
          <w:rPr>
            <w:rFonts w:hint="eastAsia" w:ascii="微软雅黑" w:hAnsi="微软雅黑" w:eastAsia="微软雅黑" w:cs="微软雅黑"/>
            <w:sz w:val="24"/>
            <w:szCs w:val="24"/>
            <w:lang w:eastAsia="zh-CN"/>
          </w:rPr>
          <w:t>等任何内容</w:t>
        </w:r>
      </w:ins>
      <w:r>
        <w:rPr>
          <w:rFonts w:hint="eastAsia" w:ascii="微软雅黑" w:hAnsi="微软雅黑" w:eastAsia="微软雅黑" w:cs="微软雅黑"/>
          <w:sz w:val="24"/>
          <w:szCs w:val="24"/>
        </w:rPr>
        <w:t>，确保甲方品牌独家曝光权益。</w:t>
      </w:r>
      <w:bookmarkEnd w:id="12"/>
      <w:commentRangeEnd w:id="7"/>
      <w:r>
        <w:rPr>
          <w:rStyle w:val="6"/>
        </w:rPr>
        <w:commentReference w:id="7"/>
      </w:r>
    </w:p>
    <w:p w14:paraId="2F55BB28">
      <w:pPr>
        <w:spacing w:before="320" w:after="120" w:line="288" w:lineRule="auto"/>
        <w:jc w:val="center"/>
        <w:outlineLvl w:val="1"/>
        <w:rPr>
          <w:rFonts w:ascii="微软雅黑" w:hAnsi="微软雅黑" w:eastAsia="微软雅黑" w:cs="微软雅黑"/>
          <w:sz w:val="22"/>
          <w:szCs w:val="24"/>
        </w:rPr>
      </w:pPr>
      <w:bookmarkStart w:id="13" w:name="heading_6"/>
      <w:r>
        <w:rPr>
          <w:rFonts w:hint="eastAsia" w:ascii="微软雅黑" w:hAnsi="微软雅黑" w:eastAsia="微软雅黑" w:cs="微软雅黑"/>
          <w:b/>
          <w:sz w:val="36"/>
          <w:szCs w:val="24"/>
        </w:rPr>
        <w:t>四、双方责任与义务</w:t>
      </w:r>
      <w:bookmarkEnd w:id="13"/>
    </w:p>
    <w:p w14:paraId="12718F72">
      <w:pPr>
        <w:spacing w:before="300" w:after="120" w:line="288" w:lineRule="auto"/>
        <w:jc w:val="center"/>
        <w:outlineLvl w:val="2"/>
        <w:rPr>
          <w:rFonts w:ascii="微软雅黑" w:hAnsi="微软雅黑" w:eastAsia="微软雅黑" w:cs="微软雅黑"/>
          <w:sz w:val="22"/>
          <w:szCs w:val="24"/>
        </w:rPr>
      </w:pPr>
      <w:bookmarkStart w:id="14" w:name="heading_7"/>
      <w:r>
        <w:rPr>
          <w:rFonts w:hint="eastAsia" w:ascii="微软雅黑" w:hAnsi="微软雅黑" w:eastAsia="微软雅黑" w:cs="微软雅黑"/>
          <w:b/>
          <w:sz w:val="32"/>
          <w:szCs w:val="24"/>
        </w:rPr>
        <w:t>（一）甲方责任与义务</w:t>
      </w:r>
      <w:bookmarkEnd w:id="14"/>
    </w:p>
    <w:p w14:paraId="3287E88D">
      <w:pPr>
        <w:numPr>
          <w:ilvl w:val="0"/>
          <w:numId w:val="1"/>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按本协议约定的时间、规格、数量向乙方交付赞助物资，确保物资为全新、合格的正品，符合赛事级使用要求，并提供相关质量合格证明。</w:t>
      </w:r>
    </w:p>
    <w:p w14:paraId="1F97E783">
      <w:pPr>
        <w:numPr>
          <w:ilvl w:val="0"/>
          <w:numId w:val="2"/>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及时向乙方提供品牌logo、广告设计规范、冠名名称使用规范等相关文件，配合乙方完成冠名及品牌曝光的落地工作。</w:t>
      </w:r>
    </w:p>
    <w:p w14:paraId="5FF7C23E">
      <w:pPr>
        <w:numPr>
          <w:ilvl w:val="0"/>
          <w:numId w:val="3"/>
        </w:numPr>
        <w:spacing w:before="120" w:after="120" w:line="288" w:lineRule="auto"/>
        <w:ind w:firstLine="480" w:firstLineChars="200"/>
        <w:rPr>
          <w:rFonts w:ascii="微软雅黑" w:hAnsi="微软雅黑" w:eastAsia="微软雅黑" w:cs="微软雅黑"/>
          <w:sz w:val="22"/>
          <w:szCs w:val="24"/>
        </w:rPr>
      </w:pPr>
      <w:commentRangeStart w:id="8"/>
      <w:bookmarkStart w:id="15" w:name="auto_fouce_8"/>
      <w:r>
        <w:rPr>
          <w:rFonts w:hint="eastAsia" w:ascii="微软雅黑" w:hAnsi="微软雅黑" w:eastAsia="微软雅黑" w:cs="微软雅黑"/>
          <w:sz w:val="24"/>
          <w:szCs w:val="24"/>
        </w:rPr>
        <w:t>合作期内，甲方可优先使用冠名球馆举办品牌赛事、产品试打、客户沙龙等活动，乙方需</w:t>
      </w:r>
      <w:ins w:id="24" w:author="Mia" w:date="2026-01-07T16:11:16Z">
        <w:r>
          <w:rPr>
            <w:rFonts w:hint="eastAsia" w:ascii="微软雅黑" w:hAnsi="微软雅黑" w:eastAsia="微软雅黑" w:cs="微软雅黑"/>
            <w:sz w:val="24"/>
            <w:szCs w:val="24"/>
            <w:lang w:eastAsia="zh-CN"/>
          </w:rPr>
          <w:t>在收到甲方活动需求后3个工作日内予以响应并免费</w:t>
        </w:r>
      </w:ins>
      <w:r>
        <w:rPr>
          <w:rFonts w:hint="eastAsia" w:ascii="微软雅黑" w:hAnsi="微软雅黑" w:eastAsia="微软雅黑" w:cs="微软雅黑"/>
          <w:sz w:val="24"/>
          <w:szCs w:val="24"/>
        </w:rPr>
        <w:t>提供场地协调、基础配套（如灯光、座椅</w:t>
      </w:r>
      <w:ins w:id="25" w:author="Mia" w:date="2026-01-07T16:11:17Z">
        <w:r>
          <w:rPr>
            <w:rFonts w:hint="eastAsia" w:ascii="微软雅黑" w:hAnsi="微软雅黑" w:eastAsia="微软雅黑" w:cs="微软雅黑"/>
            <w:sz w:val="24"/>
            <w:szCs w:val="24"/>
            <w:lang w:eastAsia="zh-CN"/>
          </w:rPr>
          <w:t>、清洁</w:t>
        </w:r>
      </w:ins>
      <w:r>
        <w:rPr>
          <w:rFonts w:hint="eastAsia" w:ascii="微软雅黑" w:hAnsi="微软雅黑" w:eastAsia="微软雅黑" w:cs="微软雅黑"/>
          <w:sz w:val="24"/>
          <w:szCs w:val="24"/>
        </w:rPr>
        <w:t>）等便利支持</w:t>
      </w:r>
      <w:del w:id="26" w:author="Mia" w:date="2026-01-07T16:11:19Z">
        <w:r>
          <w:rPr>
            <w:rFonts w:hint="eastAsia" w:ascii="微软雅黑" w:hAnsi="微软雅黑" w:eastAsia="微软雅黑" w:cs="微软雅黑"/>
            <w:sz w:val="24"/>
            <w:szCs w:val="24"/>
          </w:rPr>
          <w:delText>，</w:delText>
        </w:r>
      </w:del>
      <w:ins w:id="27" w:author="Mia" w:date="2026-01-07T16:11:19Z">
        <w:r>
          <w:rPr>
            <w:rFonts w:hint="eastAsia" w:ascii="微软雅黑" w:hAnsi="微软雅黑" w:eastAsia="微软雅黑" w:cs="微软雅黑"/>
            <w:sz w:val="24"/>
            <w:szCs w:val="24"/>
            <w:lang w:eastAsia="zh-CN"/>
          </w:rPr>
          <w:t>；</w:t>
        </w:r>
      </w:ins>
      <w:r>
        <w:rPr>
          <w:rFonts w:hint="eastAsia" w:ascii="微软雅黑" w:hAnsi="微软雅黑" w:eastAsia="微软雅黑" w:cs="微软雅黑"/>
          <w:sz w:val="24"/>
          <w:szCs w:val="24"/>
        </w:rPr>
        <w:t>活动具体事宜</w:t>
      </w:r>
      <w:del w:id="28" w:author="Mia" w:date="2026-01-07T16:11:21Z">
        <w:r>
          <w:rPr>
            <w:rFonts w:hint="eastAsia" w:ascii="微软雅黑" w:hAnsi="微软雅黑" w:eastAsia="微软雅黑" w:cs="微软雅黑"/>
            <w:sz w:val="24"/>
            <w:szCs w:val="24"/>
          </w:rPr>
          <w:delText>双</w:delText>
        </w:r>
      </w:del>
      <w:ins w:id="29" w:author="Mia" w:date="2026-01-07T16:11:21Z">
        <w:r>
          <w:rPr>
            <w:rFonts w:hint="eastAsia" w:ascii="微软雅黑" w:hAnsi="微软雅黑" w:eastAsia="微软雅黑" w:cs="微软雅黑"/>
            <w:sz w:val="24"/>
            <w:szCs w:val="24"/>
            <w:lang w:eastAsia="zh-CN"/>
          </w:rPr>
          <w:t>由甲</w:t>
        </w:r>
      </w:ins>
      <w:r>
        <w:rPr>
          <w:rFonts w:hint="eastAsia" w:ascii="微软雅黑" w:hAnsi="微软雅黑" w:eastAsia="微软雅黑" w:cs="微软雅黑"/>
          <w:sz w:val="24"/>
          <w:szCs w:val="24"/>
        </w:rPr>
        <w:t>方</w:t>
      </w:r>
      <w:del w:id="30" w:author="Mia" w:date="2026-01-07T16:11:23Z">
        <w:r>
          <w:rPr>
            <w:rFonts w:hint="eastAsia" w:ascii="微软雅黑" w:hAnsi="微软雅黑" w:eastAsia="微软雅黑" w:cs="微软雅黑"/>
            <w:sz w:val="24"/>
            <w:szCs w:val="24"/>
          </w:rPr>
          <w:delText>另行协商</w:delText>
        </w:r>
      </w:del>
      <w:ins w:id="31" w:author="Mia" w:date="2026-01-07T16:11:23Z">
        <w:r>
          <w:rPr>
            <w:rFonts w:hint="eastAsia" w:ascii="微软雅黑" w:hAnsi="微软雅黑" w:eastAsia="微软雅黑" w:cs="微软雅黑"/>
            <w:sz w:val="24"/>
            <w:szCs w:val="24"/>
            <w:lang w:eastAsia="zh-CN"/>
          </w:rPr>
          <w:t>主导，乙方不得无故拒绝或设置障碍</w:t>
        </w:r>
      </w:ins>
      <w:r>
        <w:rPr>
          <w:rFonts w:hint="eastAsia" w:ascii="微软雅黑" w:hAnsi="微软雅黑" w:eastAsia="微软雅黑" w:cs="微软雅黑"/>
          <w:sz w:val="24"/>
          <w:szCs w:val="24"/>
        </w:rPr>
        <w:t>。</w:t>
      </w:r>
      <w:commentRangeEnd w:id="8"/>
      <w:bookmarkEnd w:id="15"/>
      <w:r>
        <w:rPr>
          <w:rStyle w:val="6"/>
        </w:rPr>
        <w:commentReference w:id="8"/>
      </w:r>
    </w:p>
    <w:p w14:paraId="1C1B7800">
      <w:pPr>
        <w:numPr>
          <w:ilvl w:val="0"/>
          <w:numId w:val="4"/>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甲方不得要求乙方从事违反法律法规、公序良俗的宣传推广活动。</w:t>
      </w:r>
    </w:p>
    <w:p w14:paraId="093C935F">
      <w:pPr>
        <w:spacing w:before="300" w:after="120" w:line="288" w:lineRule="auto"/>
        <w:jc w:val="center"/>
        <w:outlineLvl w:val="2"/>
        <w:rPr>
          <w:rFonts w:ascii="微软雅黑" w:hAnsi="微软雅黑" w:eastAsia="微软雅黑" w:cs="微软雅黑"/>
          <w:sz w:val="22"/>
          <w:szCs w:val="24"/>
        </w:rPr>
      </w:pPr>
      <w:bookmarkStart w:id="16" w:name="heading_8"/>
      <w:r>
        <w:rPr>
          <w:rFonts w:hint="eastAsia" w:ascii="微软雅黑" w:hAnsi="微软雅黑" w:eastAsia="微软雅黑" w:cs="微软雅黑"/>
          <w:b/>
          <w:sz w:val="32"/>
          <w:szCs w:val="24"/>
        </w:rPr>
        <w:t>（二）乙方责任与义务</w:t>
      </w:r>
      <w:bookmarkEnd w:id="16"/>
    </w:p>
    <w:p w14:paraId="32E5898A">
      <w:pPr>
        <w:numPr>
          <w:ilvl w:val="0"/>
          <w:numId w:val="5"/>
        </w:numPr>
        <w:spacing w:before="120" w:after="120" w:line="288" w:lineRule="auto"/>
        <w:ind w:firstLine="480" w:firstLineChars="200"/>
        <w:rPr>
          <w:rFonts w:ascii="微软雅黑" w:hAnsi="微软雅黑" w:eastAsia="微软雅黑" w:cs="微软雅黑"/>
          <w:sz w:val="22"/>
          <w:szCs w:val="24"/>
        </w:rPr>
      </w:pPr>
      <w:commentRangeStart w:id="9"/>
      <w:bookmarkStart w:id="17" w:name="auto_fouce_9"/>
      <w:r>
        <w:rPr>
          <w:rFonts w:hint="eastAsia" w:ascii="微软雅黑" w:hAnsi="微软雅黑" w:eastAsia="微软雅黑" w:cs="微软雅黑"/>
          <w:sz w:val="24"/>
          <w:szCs w:val="24"/>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w:t>
      </w:r>
      <w:del w:id="32" w:author="Mia" w:date="2026-01-07T16:11:27Z">
        <w:r>
          <w:rPr>
            <w:rFonts w:hint="eastAsia" w:ascii="微软雅黑" w:hAnsi="微软雅黑" w:eastAsia="微软雅黑" w:cs="微软雅黑"/>
            <w:sz w:val="24"/>
            <w:szCs w:val="24"/>
          </w:rPr>
          <w:delText>，</w:delText>
        </w:r>
      </w:del>
      <w:ins w:id="33" w:author="Mia" w:date="2026-01-07T16:11:27Z">
        <w:r>
          <w:rPr>
            <w:rFonts w:hint="eastAsia" w:ascii="微软雅黑" w:hAnsi="微软雅黑" w:eastAsia="微软雅黑" w:cs="微软雅黑"/>
            <w:sz w:val="24"/>
            <w:szCs w:val="24"/>
            <w:lang w:eastAsia="zh-CN"/>
          </w:rPr>
          <w:t>。甲方应在收到乙方提交的资料后5个工作日内完成</w:t>
        </w:r>
      </w:ins>
      <w:r>
        <w:rPr>
          <w:rFonts w:hint="eastAsia" w:ascii="微软雅黑" w:hAnsi="微软雅黑" w:eastAsia="微软雅黑" w:cs="微软雅黑"/>
          <w:sz w:val="24"/>
          <w:szCs w:val="24"/>
        </w:rPr>
        <w:t>验收</w:t>
      </w:r>
      <w:ins w:id="34" w:author="Mia" w:date="2026-01-07T16:11:28Z">
        <w:r>
          <w:rPr>
            <w:rFonts w:hint="eastAsia" w:ascii="微软雅黑" w:hAnsi="微软雅黑" w:eastAsia="微软雅黑" w:cs="微软雅黑"/>
            <w:sz w:val="24"/>
            <w:szCs w:val="24"/>
            <w:lang w:eastAsia="zh-CN"/>
          </w:rPr>
          <w:t>并反馈结果。若甲方验收不</w:t>
        </w:r>
      </w:ins>
      <w:r>
        <w:rPr>
          <w:rFonts w:hint="eastAsia" w:ascii="微软雅黑" w:hAnsi="微软雅黑" w:eastAsia="微软雅黑" w:cs="微软雅黑"/>
          <w:sz w:val="24"/>
          <w:szCs w:val="24"/>
        </w:rPr>
        <w:t>合格</w:t>
      </w:r>
      <w:del w:id="35" w:author="Mia" w:date="2026-01-07T16:11:30Z">
        <w:r>
          <w:rPr>
            <w:rFonts w:hint="eastAsia" w:ascii="微软雅黑" w:hAnsi="微软雅黑" w:eastAsia="微软雅黑" w:cs="微软雅黑"/>
            <w:sz w:val="24"/>
            <w:szCs w:val="24"/>
          </w:rPr>
          <w:delText>后</w:delText>
        </w:r>
      </w:del>
      <w:ins w:id="36" w:author="Mia" w:date="2026-01-07T16:11:30Z">
        <w:r>
          <w:rPr>
            <w:rFonts w:hint="eastAsia" w:ascii="微软雅黑" w:hAnsi="微软雅黑" w:eastAsia="微软雅黑" w:cs="微软雅黑"/>
            <w:sz w:val="24"/>
            <w:szCs w:val="24"/>
            <w:lang w:eastAsia="zh-CN"/>
          </w:rPr>
          <w:t>，乙</w:t>
        </w:r>
      </w:ins>
      <w:r>
        <w:rPr>
          <w:rFonts w:hint="eastAsia" w:ascii="微软雅黑" w:hAnsi="微软雅黑" w:eastAsia="微软雅黑" w:cs="微软雅黑"/>
          <w:sz w:val="24"/>
          <w:szCs w:val="24"/>
        </w:rPr>
        <w:t>方</w:t>
      </w:r>
      <w:del w:id="37" w:author="Mia" w:date="2026-01-07T16:11:32Z">
        <w:r>
          <w:rPr>
            <w:rFonts w:hint="eastAsia" w:ascii="微软雅黑" w:hAnsi="微软雅黑" w:eastAsia="微软雅黑" w:cs="微软雅黑"/>
            <w:sz w:val="24"/>
            <w:szCs w:val="24"/>
          </w:rPr>
          <w:delText>视为</w:delText>
        </w:r>
      </w:del>
      <w:ins w:id="38" w:author="Mia" w:date="2026-01-07T16:11:32Z">
        <w:r>
          <w:rPr>
            <w:rFonts w:hint="eastAsia" w:ascii="微软雅黑" w:hAnsi="微软雅黑" w:eastAsia="微软雅黑" w:cs="微软雅黑"/>
            <w:sz w:val="24"/>
            <w:szCs w:val="24"/>
            <w:lang w:eastAsia="zh-CN"/>
          </w:rPr>
          <w:t>需在甲方发出整改通知之日起7个工作日内</w:t>
        </w:r>
      </w:ins>
      <w:r>
        <w:rPr>
          <w:rFonts w:hint="eastAsia" w:ascii="微软雅黑" w:hAnsi="微软雅黑" w:eastAsia="微软雅黑" w:cs="微软雅黑"/>
          <w:sz w:val="24"/>
          <w:szCs w:val="24"/>
        </w:rPr>
        <w:t>完成</w:t>
      </w:r>
      <w:del w:id="39" w:author="Mia" w:date="2026-01-07T16:11:34Z">
        <w:r>
          <w:rPr>
            <w:rFonts w:hint="eastAsia" w:ascii="微软雅黑" w:hAnsi="微软雅黑" w:eastAsia="微软雅黑" w:cs="微软雅黑"/>
            <w:sz w:val="24"/>
            <w:szCs w:val="24"/>
          </w:rPr>
          <w:delText>落地</w:delText>
        </w:r>
      </w:del>
      <w:ins w:id="40" w:author="Mia" w:date="2026-01-07T16:11:34Z">
        <w:r>
          <w:rPr>
            <w:rFonts w:hint="eastAsia" w:ascii="微软雅黑" w:hAnsi="微软雅黑" w:eastAsia="微软雅黑" w:cs="微软雅黑"/>
            <w:sz w:val="24"/>
            <w:szCs w:val="24"/>
            <w:lang w:eastAsia="zh-CN"/>
          </w:rPr>
          <w:t>整改并重新提交验收；逾期未整改或整改后仍不合格的，甲方有权要求乙方赔偿因品牌曝光延误造成的损失，直至解除本协议</w:t>
        </w:r>
      </w:ins>
      <w:r>
        <w:rPr>
          <w:rFonts w:hint="eastAsia" w:ascii="微软雅黑" w:hAnsi="微软雅黑" w:eastAsia="微软雅黑" w:cs="微软雅黑"/>
          <w:sz w:val="24"/>
          <w:szCs w:val="24"/>
        </w:rPr>
        <w:t>。</w:t>
      </w:r>
      <w:ins w:id="41" w:author="Mia" w:date="2026-01-07T16:11:35Z">
        <w:r>
          <w:rPr>
            <w:rFonts w:hint="eastAsia" w:ascii="微软雅黑" w:hAnsi="微软雅黑" w:eastAsia="微软雅黑" w:cs="微软雅黑"/>
            <w:sz w:val="24"/>
            <w:szCs w:val="24"/>
            <w:lang w:eastAsia="zh-CN"/>
          </w:rPr>
          <w:t>品牌曝光权益的验收标准应包括但不限于：现场照片和视频清晰、数量及内容符合要求，所有品牌标识及展架安装到位且无明显瑕疵。</w:t>
        </w:r>
        <w:bookmarkEnd w:id="17"/>
        <w:commentRangeEnd w:id="9"/>
      </w:ins>
      <w:r>
        <w:rPr>
          <w:rStyle w:val="6"/>
        </w:rPr>
        <w:commentReference w:id="9"/>
      </w:r>
    </w:p>
    <w:p w14:paraId="65EA0E72">
      <w:pPr>
        <w:numPr>
          <w:ilvl w:val="0"/>
          <w:numId w:val="6"/>
        </w:numPr>
        <w:spacing w:before="120" w:after="120" w:line="288" w:lineRule="auto"/>
        <w:ind w:firstLine="480" w:firstLineChars="200"/>
        <w:rPr>
          <w:rFonts w:ascii="微软雅黑" w:hAnsi="微软雅黑" w:eastAsia="微软雅黑" w:cs="微软雅黑"/>
          <w:sz w:val="22"/>
          <w:szCs w:val="24"/>
        </w:rPr>
      </w:pPr>
      <w:bookmarkStart w:id="18" w:name="auto_fouce_10"/>
      <w:commentRangeStart w:id="10"/>
      <w:r>
        <w:rPr>
          <w:rFonts w:hint="eastAsia" w:ascii="微软雅黑" w:hAnsi="微软雅黑" w:eastAsia="微软雅黑" w:cs="微软雅黑"/>
          <w:sz w:val="24"/>
          <w:szCs w:val="24"/>
        </w:rPr>
        <w:t>合作期内，妥善保管甲方赞助的物资，除正常使用损耗外，因乙方人为原因导致物资损坏、丢失的，需</w:t>
      </w:r>
      <w:del w:id="42" w:author="Mia" w:date="2026-01-07T16:11:38Z">
        <w:r>
          <w:rPr>
            <w:rFonts w:hint="eastAsia" w:ascii="微软雅黑" w:hAnsi="微软雅黑" w:eastAsia="微软雅黑" w:cs="微软雅黑"/>
            <w:sz w:val="24"/>
            <w:szCs w:val="24"/>
          </w:rPr>
          <w:delText>及</w:delText>
        </w:r>
      </w:del>
      <w:ins w:id="43" w:author="Mia" w:date="2026-01-07T16:11:39Z">
        <w:r>
          <w:rPr>
            <w:rFonts w:hint="eastAsia" w:ascii="微软雅黑" w:hAnsi="微软雅黑" w:eastAsia="微软雅黑" w:cs="微软雅黑"/>
            <w:sz w:val="24"/>
            <w:szCs w:val="24"/>
            <w:lang w:eastAsia="zh-CN"/>
          </w:rPr>
          <w:t>在24小</w:t>
        </w:r>
      </w:ins>
      <w:r>
        <w:rPr>
          <w:rFonts w:hint="eastAsia" w:ascii="微软雅黑" w:hAnsi="微软雅黑" w:eastAsia="微软雅黑" w:cs="微软雅黑"/>
          <w:sz w:val="24"/>
          <w:szCs w:val="24"/>
        </w:rPr>
        <w:t>时</w:t>
      </w:r>
      <w:ins w:id="44" w:author="Mia" w:date="2026-01-07T16:11:40Z">
        <w:r>
          <w:rPr>
            <w:rFonts w:hint="eastAsia" w:ascii="微软雅黑" w:hAnsi="微软雅黑" w:eastAsia="微软雅黑" w:cs="微软雅黑"/>
            <w:sz w:val="24"/>
            <w:szCs w:val="24"/>
            <w:lang w:eastAsia="zh-CN"/>
          </w:rPr>
          <w:t>内书面</w:t>
        </w:r>
      </w:ins>
      <w:r>
        <w:rPr>
          <w:rFonts w:hint="eastAsia" w:ascii="微软雅黑" w:hAnsi="微软雅黑" w:eastAsia="微软雅黑" w:cs="微软雅黑"/>
          <w:sz w:val="24"/>
          <w:szCs w:val="24"/>
        </w:rPr>
        <w:t>通知甲方</w:t>
      </w:r>
      <w:ins w:id="45" w:author="Mia" w:date="2026-01-07T16:11:41Z">
        <w:r>
          <w:rPr>
            <w:rFonts w:hint="eastAsia" w:ascii="微软雅黑" w:hAnsi="微软雅黑" w:eastAsia="微软雅黑" w:cs="微软雅黑"/>
            <w:sz w:val="24"/>
            <w:szCs w:val="24"/>
            <w:lang w:eastAsia="zh-CN"/>
          </w:rPr>
          <w:t>，</w:t>
        </w:r>
      </w:ins>
      <w:r>
        <w:rPr>
          <w:rFonts w:hint="eastAsia" w:ascii="微软雅黑" w:hAnsi="微软雅黑" w:eastAsia="微软雅黑" w:cs="微软雅黑"/>
          <w:sz w:val="24"/>
          <w:szCs w:val="24"/>
        </w:rPr>
        <w:t>并负责维修或按</w:t>
      </w:r>
      <w:ins w:id="46" w:author="Mia" w:date="2026-01-07T16:11:45Z">
        <w:r>
          <w:rPr>
            <w:rFonts w:hint="eastAsia" w:ascii="微软雅黑" w:hAnsi="微软雅黑" w:eastAsia="微软雅黑" w:cs="微软雅黑"/>
            <w:sz w:val="24"/>
            <w:szCs w:val="24"/>
            <w:lang w:eastAsia="zh-CN"/>
          </w:rPr>
          <w:t>甲方采购</w:t>
        </w:r>
      </w:ins>
      <w:r>
        <w:rPr>
          <w:rFonts w:hint="eastAsia" w:ascii="微软雅黑" w:hAnsi="微软雅黑" w:eastAsia="微软雅黑" w:cs="微软雅黑"/>
          <w:sz w:val="24"/>
          <w:szCs w:val="24"/>
        </w:rPr>
        <w:t>原价</w:t>
      </w:r>
      <w:ins w:id="47" w:author="Mia" w:date="2026-01-07T16:11:46Z">
        <w:r>
          <w:rPr>
            <w:rFonts w:hint="eastAsia" w:ascii="微软雅黑" w:hAnsi="微软雅黑" w:eastAsia="微软雅黑" w:cs="微软雅黑"/>
            <w:sz w:val="24"/>
            <w:szCs w:val="24"/>
            <w:lang w:eastAsia="zh-CN"/>
          </w:rPr>
          <w:t>（甲方提供采购凭证）</w:t>
        </w:r>
      </w:ins>
      <w:r>
        <w:rPr>
          <w:rFonts w:hint="eastAsia" w:ascii="微软雅黑" w:hAnsi="微软雅黑" w:eastAsia="微软雅黑" w:cs="微软雅黑"/>
          <w:sz w:val="24"/>
          <w:szCs w:val="24"/>
        </w:rPr>
        <w:t>赔偿</w:t>
      </w:r>
      <w:ins w:id="48" w:author="Mia" w:date="2026-01-07T16:11:47Z">
        <w:r>
          <w:rPr>
            <w:rFonts w:hint="eastAsia" w:ascii="微软雅黑" w:hAnsi="微软雅黑" w:eastAsia="微软雅黑" w:cs="微软雅黑"/>
            <w:sz w:val="24"/>
            <w:szCs w:val="24"/>
            <w:lang w:eastAsia="zh-CN"/>
          </w:rPr>
          <w:t>；若因乙方保管不善导致物资无法正常使用影响甲方品牌展示的，乙方需同时赔偿甲方相应的品牌损失</w:t>
        </w:r>
      </w:ins>
      <w:r>
        <w:rPr>
          <w:rFonts w:hint="eastAsia" w:ascii="微软雅黑" w:hAnsi="微软雅黑" w:eastAsia="微软雅黑" w:cs="微软雅黑"/>
          <w:sz w:val="24"/>
          <w:szCs w:val="24"/>
        </w:rPr>
        <w:t>。</w:t>
      </w:r>
      <w:commentRangeEnd w:id="10"/>
      <w:bookmarkEnd w:id="18"/>
      <w:r>
        <w:rPr>
          <w:rStyle w:val="6"/>
        </w:rPr>
        <w:commentReference w:id="10"/>
      </w:r>
    </w:p>
    <w:p w14:paraId="05F59F56">
      <w:pPr>
        <w:numPr>
          <w:ilvl w:val="0"/>
          <w:numId w:val="7"/>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定期检查甲方品牌曝光资源（冠名标识、logo、广告位、展架等）的完整性，发现问题及时整改，确保品牌形象不受影响。</w:t>
      </w:r>
    </w:p>
    <w:p w14:paraId="5AB3F964">
      <w:pPr>
        <w:numPr>
          <w:ilvl w:val="0"/>
          <w:numId w:val="8"/>
        </w:numPr>
        <w:spacing w:before="120" w:after="120" w:line="288" w:lineRule="auto"/>
        <w:ind w:firstLine="480" w:firstLineChars="200"/>
        <w:rPr>
          <w:rFonts w:ascii="微软雅黑" w:hAnsi="微软雅黑" w:eastAsia="微软雅黑" w:cs="微软雅黑"/>
          <w:sz w:val="22"/>
          <w:szCs w:val="24"/>
        </w:rPr>
      </w:pPr>
      <w:commentRangeStart w:id="11"/>
      <w:bookmarkStart w:id="19" w:name="auto_fouce_11"/>
      <w:r>
        <w:rPr>
          <w:rFonts w:hint="eastAsia" w:ascii="微软雅黑" w:hAnsi="微软雅黑" w:eastAsia="微软雅黑" w:cs="微软雅黑"/>
          <w:sz w:val="24"/>
          <w:szCs w:val="24"/>
        </w:rPr>
        <w:t>主动向球馆客户介绍、推荐品牌及产品，</w:t>
      </w:r>
      <w:ins w:id="49" w:author="Mia" w:date="2026-01-07T16:11:50Z">
        <w:r>
          <w:rPr>
            <w:rFonts w:hint="eastAsia" w:ascii="微软雅黑" w:hAnsi="微软雅黑" w:eastAsia="微软雅黑" w:cs="微软雅黑"/>
            <w:sz w:val="24"/>
            <w:szCs w:val="24"/>
            <w:lang w:eastAsia="zh-CN"/>
          </w:rPr>
          <w:t>将品牌及产品的推荐纳入员工日常服务规范，</w:t>
        </w:r>
      </w:ins>
      <w:r>
        <w:rPr>
          <w:rFonts w:hint="eastAsia" w:ascii="微软雅黑" w:hAnsi="微软雅黑" w:eastAsia="微软雅黑" w:cs="微软雅黑"/>
          <w:sz w:val="24"/>
          <w:szCs w:val="24"/>
        </w:rPr>
        <w:t>配合甲方的品牌推广需求，不得故意诋毁或误导客户。</w:t>
      </w:r>
      <w:commentRangeEnd w:id="11"/>
      <w:bookmarkEnd w:id="19"/>
      <w:r>
        <w:rPr>
          <w:rStyle w:val="6"/>
        </w:rPr>
        <w:commentReference w:id="11"/>
      </w:r>
    </w:p>
    <w:p w14:paraId="3190141F">
      <w:pPr>
        <w:numPr>
          <w:ilvl w:val="0"/>
          <w:numId w:val="9"/>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若球馆需进行装修、改造或调整布局，涉及甲方品牌曝光资源的，需提前7个工作日书面通知甲方，经甲方同意后方可实施，且需保障调整后甲方品牌曝光权益不降低。</w:t>
      </w:r>
    </w:p>
    <w:p w14:paraId="11FB83EF">
      <w:pPr>
        <w:spacing w:before="320" w:after="120" w:line="288" w:lineRule="auto"/>
        <w:jc w:val="center"/>
        <w:outlineLvl w:val="1"/>
        <w:rPr>
          <w:rFonts w:ascii="微软雅黑" w:hAnsi="微软雅黑" w:eastAsia="微软雅黑" w:cs="微软雅黑"/>
          <w:sz w:val="22"/>
          <w:szCs w:val="24"/>
        </w:rPr>
      </w:pPr>
      <w:bookmarkStart w:id="20" w:name="heading_10"/>
      <w:r>
        <w:rPr>
          <w:rFonts w:hint="eastAsia" w:ascii="微软雅黑" w:hAnsi="微软雅黑" w:eastAsia="微软雅黑" w:cs="微软雅黑"/>
          <w:b/>
          <w:sz w:val="36"/>
          <w:szCs w:val="24"/>
        </w:rPr>
        <w:t>五、违约责任</w:t>
      </w:r>
      <w:bookmarkEnd w:id="20"/>
    </w:p>
    <w:p w14:paraId="168C760F">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1.  </w:t>
      </w:r>
      <w:bookmarkStart w:id="21" w:name="auto_fouce_12"/>
      <w:commentRangeStart w:id="12"/>
      <w:r>
        <w:rPr>
          <w:rFonts w:hint="eastAsia" w:ascii="微软雅黑" w:hAnsi="微软雅黑" w:eastAsia="微软雅黑" w:cs="微软雅黑"/>
          <w:sz w:val="24"/>
          <w:szCs w:val="24"/>
        </w:rPr>
        <w:t>若甲方未按本协议约定时间交付赞助物资，</w:t>
      </w:r>
      <w:ins w:id="50" w:author="Mia" w:date="2026-01-07T16:11:54Z">
        <w:r>
          <w:rPr>
            <w:rFonts w:hint="eastAsia" w:ascii="微软雅黑" w:hAnsi="微软雅黑" w:eastAsia="微软雅黑" w:cs="微软雅黑"/>
            <w:sz w:val="24"/>
            <w:szCs w:val="24"/>
            <w:lang w:eastAsia="zh-CN"/>
          </w:rPr>
          <w:t>应及时书面通知乙方并说明原因，</w:t>
        </w:r>
      </w:ins>
      <w:r>
        <w:rPr>
          <w:rFonts w:hint="eastAsia" w:ascii="微软雅黑" w:hAnsi="微软雅黑" w:eastAsia="微软雅黑" w:cs="微软雅黑"/>
          <w:sz w:val="24"/>
          <w:szCs w:val="24"/>
        </w:rPr>
        <w:t>逾期超过30日</w:t>
      </w:r>
      <w:ins w:id="51" w:author="Mia" w:date="2026-01-07T16:11:55Z">
        <w:r>
          <w:rPr>
            <w:rFonts w:hint="eastAsia" w:ascii="微软雅黑" w:hAnsi="微软雅黑" w:eastAsia="微软雅黑" w:cs="微软雅黑"/>
            <w:sz w:val="24"/>
            <w:szCs w:val="24"/>
            <w:lang w:eastAsia="zh-CN"/>
          </w:rPr>
          <w:t>且未采取有效补救措施</w:t>
        </w:r>
      </w:ins>
      <w:r>
        <w:rPr>
          <w:rFonts w:hint="eastAsia" w:ascii="微软雅黑" w:hAnsi="微软雅黑" w:eastAsia="微软雅黑" w:cs="微软雅黑"/>
          <w:sz w:val="24"/>
          <w:szCs w:val="24"/>
        </w:rPr>
        <w:t>的，乙方有权解除本协议。</w:t>
      </w:r>
      <w:commentRangeEnd w:id="12"/>
      <w:bookmarkEnd w:id="21"/>
      <w:r>
        <w:rPr>
          <w:rStyle w:val="6"/>
        </w:rPr>
        <w:commentReference w:id="12"/>
      </w:r>
    </w:p>
    <w:p w14:paraId="77EB2EF0">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若甲方交付的赞助物资存在质量问题，不符合赛事级标准，甲方需在7个工作日内更换合格物资，逾期未更换的，乙方有权要求甲方赔偿损失。</w:t>
      </w:r>
    </w:p>
    <w:p w14:paraId="1DB42D6E">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3.  </w:t>
      </w:r>
      <w:commentRangeStart w:id="13"/>
      <w:bookmarkStart w:id="22" w:name="auto_fouce_13"/>
      <w:r>
        <w:rPr>
          <w:rFonts w:hint="eastAsia" w:ascii="微软雅黑" w:hAnsi="微软雅黑" w:eastAsia="微软雅黑" w:cs="微软雅黑"/>
          <w:sz w:val="24"/>
          <w:szCs w:val="24"/>
        </w:rPr>
        <w:t>若乙方未按本协议约定完成冠名、logo喷涂、广告位提供等品牌曝光权益落地，或未通过验收且逾期未整改，甲方有权要求乙方</w:t>
      </w:r>
      <w:ins w:id="52" w:author="Mia" w:date="2026-01-07T16:12:00Z">
        <w:r>
          <w:rPr>
            <w:rFonts w:hint="eastAsia" w:ascii="微软雅黑" w:hAnsi="微软雅黑" w:eastAsia="微软雅黑" w:cs="微软雅黑"/>
            <w:sz w:val="24"/>
            <w:szCs w:val="24"/>
            <w:lang w:eastAsia="zh-CN"/>
          </w:rPr>
          <w:t>在15个工作日内</w:t>
        </w:r>
      </w:ins>
      <w:r>
        <w:rPr>
          <w:rFonts w:hint="eastAsia" w:ascii="微软雅黑" w:hAnsi="微软雅黑" w:eastAsia="微软雅黑" w:cs="微软雅黑"/>
          <w:sz w:val="24"/>
          <w:szCs w:val="24"/>
        </w:rPr>
        <w:t>限期整改，整改无效</w:t>
      </w:r>
      <w:ins w:id="53" w:author="Mia" w:date="2026-01-07T16:12:01Z">
        <w:r>
          <w:rPr>
            <w:rFonts w:hint="eastAsia" w:ascii="微软雅黑" w:hAnsi="微软雅黑" w:eastAsia="微软雅黑" w:cs="微软雅黑"/>
            <w:sz w:val="24"/>
            <w:szCs w:val="24"/>
            <w:lang w:eastAsia="zh-CN"/>
          </w:rPr>
          <w:t>或逾期未整改</w:t>
        </w:r>
      </w:ins>
      <w:r>
        <w:rPr>
          <w:rFonts w:hint="eastAsia" w:ascii="微软雅黑" w:hAnsi="微软雅黑" w:eastAsia="微软雅黑" w:cs="微软雅黑"/>
          <w:sz w:val="24"/>
          <w:szCs w:val="24"/>
        </w:rPr>
        <w:t>的，甲方有权解除本协议，并</w:t>
      </w:r>
      <w:ins w:id="54" w:author="Mia" w:date="2026-01-07T16:12:02Z">
        <w:r>
          <w:rPr>
            <w:rFonts w:hint="eastAsia" w:ascii="微软雅黑" w:hAnsi="微软雅黑" w:eastAsia="微软雅黑" w:cs="微软雅黑"/>
            <w:sz w:val="24"/>
            <w:szCs w:val="24"/>
            <w:lang w:eastAsia="zh-CN"/>
          </w:rPr>
          <w:t>要求乙方</w:t>
        </w:r>
      </w:ins>
      <w:r>
        <w:rPr>
          <w:rFonts w:hint="eastAsia" w:ascii="微软雅黑" w:hAnsi="微软雅黑" w:eastAsia="微软雅黑" w:cs="微软雅黑"/>
          <w:sz w:val="24"/>
          <w:szCs w:val="24"/>
        </w:rPr>
        <w:t>赔偿甲方因此</w:t>
      </w:r>
      <w:del w:id="55" w:author="Mia" w:date="2026-01-07T16:12:04Z">
        <w:r>
          <w:rPr>
            <w:rFonts w:hint="eastAsia" w:ascii="微软雅黑" w:hAnsi="微软雅黑" w:eastAsia="微软雅黑" w:cs="微软雅黑"/>
            <w:sz w:val="24"/>
            <w:szCs w:val="24"/>
          </w:rPr>
          <w:delText>造成</w:delText>
        </w:r>
      </w:del>
      <w:ins w:id="56" w:author="Mia" w:date="2026-01-07T16:12:04Z">
        <w:r>
          <w:rPr>
            <w:rFonts w:hint="eastAsia" w:ascii="微软雅黑" w:hAnsi="微软雅黑" w:eastAsia="微软雅黑" w:cs="微软雅黑"/>
            <w:sz w:val="24"/>
            <w:szCs w:val="24"/>
            <w:lang w:eastAsia="zh-CN"/>
          </w:rPr>
          <w:t>遭受</w:t>
        </w:r>
      </w:ins>
      <w:r>
        <w:rPr>
          <w:rFonts w:hint="eastAsia" w:ascii="微软雅黑" w:hAnsi="微软雅黑" w:eastAsia="微软雅黑" w:cs="微软雅黑"/>
          <w:sz w:val="24"/>
          <w:szCs w:val="24"/>
        </w:rPr>
        <w:t>的</w:t>
      </w:r>
      <w:del w:id="57" w:author="Mia" w:date="2026-01-07T16:12:06Z">
        <w:r>
          <w:rPr>
            <w:rFonts w:hint="eastAsia" w:ascii="微软雅黑" w:hAnsi="微软雅黑" w:eastAsia="微软雅黑" w:cs="微软雅黑"/>
            <w:sz w:val="24"/>
            <w:szCs w:val="24"/>
          </w:rPr>
          <w:delText>全部</w:delText>
        </w:r>
      </w:del>
      <w:ins w:id="58" w:author="Mia" w:date="2026-01-07T16:12:06Z">
        <w:r>
          <w:rPr>
            <w:rFonts w:hint="eastAsia" w:ascii="微软雅黑" w:hAnsi="微软雅黑" w:eastAsia="微软雅黑" w:cs="微软雅黑"/>
            <w:sz w:val="24"/>
            <w:szCs w:val="24"/>
            <w:lang w:eastAsia="zh-CN"/>
          </w:rPr>
          <w:t>实际</w:t>
        </w:r>
      </w:ins>
      <w:r>
        <w:rPr>
          <w:rFonts w:hint="eastAsia" w:ascii="微软雅黑" w:hAnsi="微软雅黑" w:eastAsia="微软雅黑" w:cs="微软雅黑"/>
          <w:sz w:val="24"/>
          <w:szCs w:val="24"/>
        </w:rPr>
        <w:t>损失（包括</w:t>
      </w:r>
      <w:del w:id="59" w:author="Mia" w:date="2026-01-07T16:12:08Z">
        <w:r>
          <w:rPr>
            <w:rFonts w:hint="eastAsia" w:ascii="微软雅黑" w:hAnsi="微软雅黑" w:eastAsia="微软雅黑" w:cs="微软雅黑"/>
            <w:sz w:val="24"/>
            <w:szCs w:val="24"/>
          </w:rPr>
          <w:delText>但不限于</w:delText>
        </w:r>
      </w:del>
      <w:r>
        <w:rPr>
          <w:rFonts w:hint="eastAsia" w:ascii="微软雅黑" w:hAnsi="微软雅黑" w:eastAsia="微软雅黑" w:cs="微软雅黑"/>
          <w:sz w:val="24"/>
          <w:szCs w:val="24"/>
        </w:rPr>
        <w:t>物资成本</w:t>
      </w:r>
      <w:del w:id="60" w:author="Mia" w:date="2026-01-07T16:12:09Z">
        <w:r>
          <w:rPr>
            <w:rFonts w:hint="eastAsia" w:ascii="微软雅黑" w:hAnsi="微软雅黑" w:eastAsia="微软雅黑" w:cs="微软雅黑"/>
            <w:sz w:val="24"/>
            <w:szCs w:val="24"/>
          </w:rPr>
          <w:delText>、品牌</w:delText>
        </w:r>
      </w:del>
      <w:ins w:id="61" w:author="Mia" w:date="2026-01-07T16:12:09Z">
        <w:r>
          <w:rPr>
            <w:rFonts w:hint="eastAsia" w:ascii="微软雅黑" w:hAnsi="微软雅黑" w:eastAsia="微软雅黑" w:cs="微软雅黑"/>
            <w:sz w:val="24"/>
            <w:szCs w:val="24"/>
            <w:lang w:eastAsia="zh-CN"/>
          </w:rPr>
          <w:t>及甲方为本项目已实际支出的</w:t>
        </w:r>
      </w:ins>
      <w:r>
        <w:rPr>
          <w:rFonts w:hint="eastAsia" w:ascii="微软雅黑" w:hAnsi="微软雅黑" w:eastAsia="微软雅黑" w:cs="微软雅黑"/>
          <w:sz w:val="24"/>
          <w:szCs w:val="24"/>
        </w:rPr>
        <w:t>推广</w:t>
      </w:r>
      <w:del w:id="62" w:author="Mia" w:date="2026-01-07T16:12:11Z">
        <w:r>
          <w:rPr>
            <w:rFonts w:hint="eastAsia" w:ascii="微软雅黑" w:hAnsi="微软雅黑" w:eastAsia="微软雅黑" w:cs="微软雅黑"/>
            <w:sz w:val="24"/>
            <w:szCs w:val="24"/>
          </w:rPr>
          <w:delText>损失等</w:delText>
        </w:r>
      </w:del>
      <w:ins w:id="63" w:author="Mia" w:date="2026-01-07T16:12:11Z">
        <w:r>
          <w:rPr>
            <w:rFonts w:hint="eastAsia" w:ascii="微软雅黑" w:hAnsi="微软雅黑" w:eastAsia="微软雅黑" w:cs="微软雅黑"/>
            <w:sz w:val="24"/>
            <w:szCs w:val="24"/>
            <w:lang w:eastAsia="zh-CN"/>
          </w:rPr>
          <w:t>费用</w:t>
        </w:r>
      </w:ins>
      <w:r>
        <w:rPr>
          <w:rFonts w:hint="eastAsia" w:ascii="微软雅黑" w:hAnsi="微软雅黑" w:eastAsia="微软雅黑" w:cs="微软雅黑"/>
          <w:sz w:val="24"/>
          <w:szCs w:val="24"/>
        </w:rPr>
        <w:t>）。</w:t>
      </w:r>
      <w:commentRangeEnd w:id="13"/>
      <w:bookmarkEnd w:id="22"/>
      <w:r>
        <w:rPr>
          <w:rStyle w:val="6"/>
        </w:rPr>
        <w:commentReference w:id="13"/>
      </w:r>
    </w:p>
    <w:p w14:paraId="60C1E28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4.  </w:t>
      </w:r>
      <w:commentRangeStart w:id="14"/>
      <w:bookmarkStart w:id="23" w:name="auto_fouce_14"/>
      <w:r>
        <w:rPr>
          <w:rFonts w:hint="eastAsia" w:ascii="微软雅黑" w:hAnsi="微软雅黑" w:eastAsia="微软雅黑" w:cs="微软雅黑"/>
          <w:sz w:val="24"/>
          <w:szCs w:val="24"/>
        </w:rPr>
        <w:t>若乙方违反无竞品承诺，在球馆内引入甲方同品类竞品品牌信息，甲方有权要求乙方立即拆除相关信息；情节严重的，甲方有权解除本协议，乙方需</w:t>
      </w:r>
      <w:ins w:id="64" w:author="Mia" w:date="2026-01-07T16:12:18Z">
        <w:r>
          <w:rPr>
            <w:rFonts w:hint="eastAsia" w:ascii="微软雅黑" w:hAnsi="微软雅黑" w:eastAsia="微软雅黑" w:cs="微软雅黑"/>
            <w:sz w:val="24"/>
            <w:szCs w:val="24"/>
            <w:lang w:eastAsia="zh-CN"/>
          </w:rPr>
          <w:t>向甲方支付【建议明确具体金额或计算方式】的违约金，并</w:t>
        </w:r>
      </w:ins>
      <w:r>
        <w:rPr>
          <w:rFonts w:hint="eastAsia" w:ascii="微软雅黑" w:hAnsi="微软雅黑" w:eastAsia="微软雅黑" w:cs="微软雅黑"/>
          <w:sz w:val="24"/>
          <w:szCs w:val="24"/>
        </w:rPr>
        <w:t>赔偿甲方</w:t>
      </w:r>
      <w:del w:id="65" w:author="Mia" w:date="2026-01-07T16:12:20Z">
        <w:r>
          <w:rPr>
            <w:rFonts w:hint="eastAsia" w:ascii="微软雅黑" w:hAnsi="微软雅黑" w:eastAsia="微软雅黑" w:cs="微软雅黑"/>
            <w:sz w:val="24"/>
            <w:szCs w:val="24"/>
          </w:rPr>
          <w:delText>全部</w:delText>
        </w:r>
      </w:del>
      <w:ins w:id="66" w:author="Mia" w:date="2026-01-07T16:12:20Z">
        <w:r>
          <w:rPr>
            <w:rFonts w:hint="eastAsia" w:ascii="微软雅黑" w:hAnsi="微软雅黑" w:eastAsia="微软雅黑" w:cs="微软雅黑"/>
            <w:sz w:val="24"/>
            <w:szCs w:val="24"/>
            <w:lang w:eastAsia="zh-CN"/>
          </w:rPr>
          <w:t>因此遭受的实际</w:t>
        </w:r>
      </w:ins>
      <w:r>
        <w:rPr>
          <w:rFonts w:hint="eastAsia" w:ascii="微软雅黑" w:hAnsi="微软雅黑" w:eastAsia="微软雅黑" w:cs="微软雅黑"/>
          <w:sz w:val="24"/>
          <w:szCs w:val="24"/>
        </w:rPr>
        <w:t>损失</w:t>
      </w:r>
      <w:ins w:id="67" w:author="Mia" w:date="2026-01-07T16:12:21Z">
        <w:r>
          <w:rPr>
            <w:rFonts w:hint="eastAsia" w:ascii="微软雅黑" w:hAnsi="微软雅黑" w:eastAsia="微软雅黑" w:cs="微软雅黑"/>
            <w:sz w:val="24"/>
            <w:szCs w:val="24"/>
            <w:lang w:eastAsia="zh-CN"/>
          </w:rPr>
          <w:t>（损失赔偿额不得超过乙方订立合同时预见或应当预见的损失范围）</w:t>
        </w:r>
      </w:ins>
      <w:r>
        <w:rPr>
          <w:rFonts w:hint="eastAsia" w:ascii="微软雅黑" w:hAnsi="微软雅黑" w:eastAsia="微软雅黑" w:cs="微软雅黑"/>
          <w:sz w:val="24"/>
          <w:szCs w:val="24"/>
        </w:rPr>
        <w:t>。</w:t>
      </w:r>
      <w:bookmarkEnd w:id="23"/>
      <w:commentRangeEnd w:id="14"/>
      <w:r>
        <w:rPr>
          <w:rStyle w:val="6"/>
        </w:rPr>
        <w:commentReference w:id="14"/>
      </w:r>
    </w:p>
    <w:p w14:paraId="2D5FF02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5.  </w:t>
      </w:r>
      <w:commentRangeStart w:id="15"/>
      <w:bookmarkStart w:id="24" w:name="auto_fouce_15"/>
      <w:r>
        <w:rPr>
          <w:rFonts w:hint="eastAsia" w:ascii="微软雅黑" w:hAnsi="微软雅黑" w:eastAsia="微软雅黑" w:cs="微软雅黑"/>
          <w:sz w:val="24"/>
          <w:szCs w:val="24"/>
        </w:rPr>
        <w:t>若乙方擅自变更、删减冠名名称或遮挡、拆除甲方品牌曝光资源，甲方有权要求乙方限期恢复；逾期未恢复的，甲方有权解除本协议，乙方需赔偿甲方</w:t>
      </w:r>
      <w:ins w:id="68" w:author="Mia" w:date="2026-01-07T16:12:30Z">
        <w:r>
          <w:rPr>
            <w:rFonts w:hint="eastAsia" w:ascii="微软雅黑" w:hAnsi="微软雅黑" w:eastAsia="微软雅黑" w:cs="微软雅黑"/>
            <w:sz w:val="24"/>
            <w:szCs w:val="24"/>
            <w:lang w:eastAsia="zh-CN"/>
          </w:rPr>
          <w:t>因此遭受的实际</w:t>
        </w:r>
      </w:ins>
      <w:r>
        <w:rPr>
          <w:rFonts w:hint="eastAsia" w:ascii="微软雅黑" w:hAnsi="微软雅黑" w:eastAsia="微软雅黑" w:cs="微软雅黑"/>
          <w:sz w:val="24"/>
          <w:szCs w:val="24"/>
        </w:rPr>
        <w:t>损失。</w:t>
      </w:r>
      <w:bookmarkEnd w:id="24"/>
      <w:commentRangeEnd w:id="15"/>
      <w:r>
        <w:rPr>
          <w:rStyle w:val="6"/>
        </w:rPr>
        <w:commentReference w:id="15"/>
      </w:r>
    </w:p>
    <w:p w14:paraId="1D0FE9EB">
      <w:pPr>
        <w:spacing w:before="320" w:after="120" w:line="288" w:lineRule="auto"/>
        <w:jc w:val="center"/>
        <w:outlineLvl w:val="1"/>
        <w:rPr>
          <w:rFonts w:ascii="微软雅黑" w:hAnsi="微软雅黑" w:eastAsia="微软雅黑" w:cs="微软雅黑"/>
          <w:sz w:val="22"/>
          <w:szCs w:val="24"/>
        </w:rPr>
      </w:pPr>
      <w:bookmarkStart w:id="25" w:name="heading_11"/>
      <w:r>
        <w:rPr>
          <w:rFonts w:hint="eastAsia" w:ascii="微软雅黑" w:hAnsi="微软雅黑" w:eastAsia="微软雅黑" w:cs="微软雅黑"/>
          <w:b/>
          <w:sz w:val="36"/>
          <w:szCs w:val="24"/>
        </w:rPr>
        <w:t>六、协议的解除与终止</w:t>
      </w:r>
      <w:bookmarkEnd w:id="25"/>
    </w:p>
    <w:p w14:paraId="66376CAA">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双方协商一致，可书面解除本协议。</w:t>
      </w:r>
    </w:p>
    <w:p w14:paraId="6909B69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2.  </w:t>
      </w:r>
      <w:commentRangeStart w:id="16"/>
      <w:bookmarkStart w:id="26" w:name="auto_fouce_16"/>
      <w:r>
        <w:rPr>
          <w:rFonts w:hint="eastAsia" w:ascii="微软雅黑" w:hAnsi="微软雅黑" w:eastAsia="微软雅黑" w:cs="微软雅黑"/>
          <w:sz w:val="24"/>
          <w:szCs w:val="24"/>
        </w:rPr>
        <w:t>一方</w:t>
      </w:r>
      <w:del w:id="69" w:author="Mia" w:date="2026-01-07T16:12:34Z">
        <w:r>
          <w:rPr>
            <w:rFonts w:hint="eastAsia" w:ascii="微软雅黑" w:hAnsi="微软雅黑" w:eastAsia="微软雅黑" w:cs="微软雅黑"/>
            <w:sz w:val="24"/>
            <w:szCs w:val="24"/>
          </w:rPr>
          <w:delText>严重</w:delText>
        </w:r>
      </w:del>
      <w:ins w:id="70" w:author="Mia" w:date="2026-01-07T16:12:34Z">
        <w:r>
          <w:rPr>
            <w:rFonts w:hint="eastAsia" w:ascii="微软雅黑" w:hAnsi="微软雅黑" w:eastAsia="微软雅黑" w:cs="微软雅黑"/>
            <w:sz w:val="24"/>
            <w:szCs w:val="24"/>
            <w:lang w:eastAsia="zh-CN"/>
          </w:rPr>
          <w:t>发生本协议第五条约定的</w:t>
        </w:r>
      </w:ins>
      <w:r>
        <w:rPr>
          <w:rFonts w:hint="eastAsia" w:ascii="微软雅黑" w:hAnsi="微软雅黑" w:eastAsia="微软雅黑" w:cs="微软雅黑"/>
          <w:sz w:val="24"/>
          <w:szCs w:val="24"/>
        </w:rPr>
        <w:t>违</w:t>
      </w:r>
      <w:ins w:id="71" w:author="Mia" w:date="2026-01-07T16:12:35Z">
        <w:r>
          <w:rPr>
            <w:rFonts w:hint="eastAsia" w:ascii="微软雅黑" w:hAnsi="微软雅黑" w:eastAsia="微软雅黑" w:cs="微软雅黑"/>
            <w:sz w:val="24"/>
            <w:szCs w:val="24"/>
            <w:lang w:eastAsia="zh-CN"/>
          </w:rPr>
          <w:t>约情形，或违</w:t>
        </w:r>
      </w:ins>
      <w:r>
        <w:rPr>
          <w:rFonts w:hint="eastAsia" w:ascii="微软雅黑" w:hAnsi="微软雅黑" w:eastAsia="微软雅黑" w:cs="微软雅黑"/>
          <w:sz w:val="24"/>
          <w:szCs w:val="24"/>
        </w:rPr>
        <w:t>反本协议</w:t>
      </w:r>
      <w:ins w:id="72" w:author="Mia" w:date="2026-01-07T16:12:36Z">
        <w:r>
          <w:rPr>
            <w:rFonts w:hint="eastAsia" w:ascii="微软雅黑" w:hAnsi="微软雅黑" w:eastAsia="微软雅黑" w:cs="微软雅黑"/>
            <w:sz w:val="24"/>
            <w:szCs w:val="24"/>
            <w:lang w:eastAsia="zh-CN"/>
          </w:rPr>
          <w:t>其他</w:t>
        </w:r>
      </w:ins>
      <w:r>
        <w:rPr>
          <w:rFonts w:hint="eastAsia" w:ascii="微软雅黑" w:hAnsi="微软雅黑" w:eastAsia="微软雅黑" w:cs="微软雅黑"/>
          <w:sz w:val="24"/>
          <w:szCs w:val="24"/>
        </w:rPr>
        <w:t>约定</w:t>
      </w:r>
      <w:del w:id="73" w:author="Mia" w:date="2026-01-07T16:12:38Z">
        <w:r>
          <w:rPr>
            <w:rFonts w:hint="eastAsia" w:ascii="微软雅黑" w:hAnsi="微软雅黑" w:eastAsia="微软雅黑" w:cs="微软雅黑"/>
            <w:sz w:val="24"/>
            <w:szCs w:val="24"/>
          </w:rPr>
          <w:delText>，</w:delText>
        </w:r>
      </w:del>
      <w:ins w:id="74" w:author="Mia" w:date="2026-01-07T16:12:38Z">
        <w:r>
          <w:rPr>
            <w:rFonts w:hint="eastAsia" w:ascii="微软雅黑" w:hAnsi="微软雅黑" w:eastAsia="微软雅黑" w:cs="微软雅黑"/>
            <w:sz w:val="24"/>
            <w:szCs w:val="24"/>
            <w:lang w:eastAsia="zh-CN"/>
          </w:rPr>
          <w:t>并</w:t>
        </w:r>
      </w:ins>
      <w:r>
        <w:rPr>
          <w:rFonts w:hint="eastAsia" w:ascii="微软雅黑" w:hAnsi="微软雅黑" w:eastAsia="微软雅黑" w:cs="微软雅黑"/>
          <w:sz w:val="24"/>
          <w:szCs w:val="24"/>
        </w:rPr>
        <w:t>经</w:t>
      </w:r>
      <w:del w:id="75" w:author="Mia" w:date="2026-01-07T16:12:39Z">
        <w:r>
          <w:rPr>
            <w:rFonts w:hint="eastAsia" w:ascii="微软雅黑" w:hAnsi="微软雅黑" w:eastAsia="微软雅黑" w:cs="微软雅黑"/>
            <w:sz w:val="24"/>
            <w:szCs w:val="24"/>
          </w:rPr>
          <w:delText>另一方</w:delText>
        </w:r>
      </w:del>
      <w:ins w:id="76" w:author="Mia" w:date="2026-01-07T16:12:40Z">
        <w:r>
          <w:rPr>
            <w:rFonts w:hint="eastAsia" w:ascii="微软雅黑" w:hAnsi="微软雅黑" w:eastAsia="微软雅黑" w:cs="微软雅黑"/>
            <w:sz w:val="24"/>
            <w:szCs w:val="24"/>
            <w:lang w:eastAsia="zh-CN"/>
          </w:rPr>
          <w:t>书面</w:t>
        </w:r>
      </w:ins>
      <w:r>
        <w:rPr>
          <w:rFonts w:hint="eastAsia" w:ascii="微软雅黑" w:hAnsi="微软雅黑" w:eastAsia="微软雅黑" w:cs="微软雅黑"/>
          <w:sz w:val="24"/>
          <w:szCs w:val="24"/>
        </w:rPr>
        <w:t>催告后</w:t>
      </w:r>
      <w:ins w:id="77" w:author="Mia" w:date="2026-01-07T16:12:41Z">
        <w:r>
          <w:rPr>
            <w:rFonts w:hint="eastAsia" w:ascii="微软雅黑" w:hAnsi="微软雅黑" w:eastAsia="微软雅黑" w:cs="微软雅黑"/>
            <w:sz w:val="24"/>
            <w:szCs w:val="24"/>
            <w:lang w:eastAsia="zh-CN"/>
          </w:rPr>
          <w:t>【】日内</w:t>
        </w:r>
      </w:ins>
      <w:r>
        <w:rPr>
          <w:rFonts w:hint="eastAsia" w:ascii="微软雅黑" w:hAnsi="微软雅黑" w:eastAsia="微软雅黑" w:cs="微软雅黑"/>
          <w:sz w:val="24"/>
          <w:szCs w:val="24"/>
        </w:rPr>
        <w:t>仍未</w:t>
      </w:r>
      <w:del w:id="78" w:author="Mia" w:date="2026-01-07T16:12:42Z">
        <w:r>
          <w:rPr>
            <w:rFonts w:hint="eastAsia" w:ascii="微软雅黑" w:hAnsi="微软雅黑" w:eastAsia="微软雅黑" w:cs="微软雅黑"/>
            <w:sz w:val="24"/>
            <w:szCs w:val="24"/>
          </w:rPr>
          <w:delText>整改</w:delText>
        </w:r>
      </w:del>
      <w:ins w:id="79" w:author="Mia" w:date="2026-01-07T16:12:43Z">
        <w:r>
          <w:rPr>
            <w:rFonts w:hint="eastAsia" w:ascii="微软雅黑" w:hAnsi="微软雅黑" w:eastAsia="微软雅黑" w:cs="微软雅黑"/>
            <w:sz w:val="24"/>
            <w:szCs w:val="24"/>
            <w:lang w:eastAsia="zh-CN"/>
          </w:rPr>
          <w:t>纠正，给守约方造成重大损害</w:t>
        </w:r>
      </w:ins>
      <w:r>
        <w:rPr>
          <w:rFonts w:hint="eastAsia" w:ascii="微软雅黑" w:hAnsi="微软雅黑" w:eastAsia="微软雅黑" w:cs="微软雅黑"/>
          <w:sz w:val="24"/>
          <w:szCs w:val="24"/>
        </w:rPr>
        <w:t>的，另一方有权解除本协议。</w:t>
      </w:r>
      <w:bookmarkEnd w:id="26"/>
      <w:commentRangeEnd w:id="16"/>
      <w:r>
        <w:rPr>
          <w:rStyle w:val="6"/>
        </w:rPr>
        <w:commentReference w:id="16"/>
      </w:r>
    </w:p>
    <w:p w14:paraId="0EC981C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3.  合作期限届满，本协议自动终止；若双方协商续约，需另行签订书面协议。</w:t>
      </w:r>
    </w:p>
    <w:p w14:paraId="1A46458B">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4.  </w:t>
      </w:r>
      <w:bookmarkStart w:id="27" w:name="auto_fouce_17"/>
      <w:commentRangeStart w:id="17"/>
      <w:r>
        <w:rPr>
          <w:rFonts w:hint="eastAsia" w:ascii="微软雅黑" w:hAnsi="微软雅黑" w:eastAsia="微软雅黑" w:cs="微软雅黑"/>
          <w:sz w:val="24"/>
          <w:szCs w:val="24"/>
        </w:rPr>
        <w:t>协议解除或终止后，乙方需停止使用“”冠名名称及品牌相关标识，若甲方同意乙方继续使用赞助物资，物资所有权归乙方所有；若甲方要求收回物资，</w:t>
      </w:r>
      <w:ins w:id="80" w:author="Mia" w:date="2026-01-07T16:12:48Z">
        <w:r>
          <w:rPr>
            <w:rFonts w:hint="eastAsia" w:ascii="微软雅黑" w:hAnsi="微软雅黑" w:eastAsia="微软雅黑" w:cs="微软雅黑"/>
            <w:sz w:val="24"/>
            <w:szCs w:val="24"/>
            <w:lang w:eastAsia="zh-CN"/>
          </w:rPr>
          <w:t>应在协议解除或终止后15个工作日内书面提出，</w:t>
        </w:r>
      </w:ins>
      <w:r>
        <w:rPr>
          <w:rFonts w:hint="eastAsia" w:ascii="微软雅黑" w:hAnsi="微软雅黑" w:eastAsia="微软雅黑" w:cs="微软雅黑"/>
          <w:sz w:val="24"/>
          <w:szCs w:val="24"/>
        </w:rPr>
        <w:t>乙方需</w:t>
      </w:r>
      <w:ins w:id="81" w:author="Mia" w:date="2026-01-07T16:12:49Z">
        <w:r>
          <w:rPr>
            <w:rFonts w:hint="eastAsia" w:ascii="微软雅黑" w:hAnsi="微软雅黑" w:eastAsia="微软雅黑" w:cs="微软雅黑"/>
            <w:sz w:val="24"/>
            <w:szCs w:val="24"/>
            <w:lang w:eastAsia="zh-CN"/>
          </w:rPr>
          <w:t>在收到甲方通知后10个工作日内</w:t>
        </w:r>
      </w:ins>
      <w:r>
        <w:rPr>
          <w:rFonts w:hint="eastAsia" w:ascii="微软雅黑" w:hAnsi="微软雅黑" w:eastAsia="微软雅黑" w:cs="微软雅黑"/>
          <w:sz w:val="24"/>
          <w:szCs w:val="24"/>
        </w:rPr>
        <w:t>配合返还（正常使用损耗除外）。</w:t>
      </w:r>
      <w:commentRangeEnd w:id="17"/>
      <w:bookmarkEnd w:id="27"/>
      <w:r>
        <w:rPr>
          <w:rStyle w:val="6"/>
        </w:rPr>
        <w:commentReference w:id="17"/>
      </w:r>
    </w:p>
    <w:p w14:paraId="788A1F09">
      <w:pPr>
        <w:spacing w:before="320" w:after="120" w:line="288" w:lineRule="auto"/>
        <w:jc w:val="center"/>
        <w:outlineLvl w:val="1"/>
        <w:rPr>
          <w:rFonts w:ascii="微软雅黑" w:hAnsi="微软雅黑" w:eastAsia="微软雅黑" w:cs="微软雅黑"/>
          <w:sz w:val="22"/>
          <w:szCs w:val="24"/>
        </w:rPr>
      </w:pPr>
      <w:bookmarkStart w:id="28" w:name="heading_12"/>
      <w:r>
        <w:rPr>
          <w:rFonts w:hint="eastAsia" w:ascii="微软雅黑" w:hAnsi="微软雅黑" w:eastAsia="微软雅黑" w:cs="微软雅黑"/>
          <w:b/>
          <w:sz w:val="36"/>
          <w:szCs w:val="24"/>
        </w:rPr>
        <w:t>七、争议解决</w:t>
      </w:r>
      <w:bookmarkEnd w:id="28"/>
    </w:p>
    <w:p w14:paraId="667F0607">
      <w:pPr>
        <w:spacing w:before="120" w:after="120" w:line="288" w:lineRule="auto"/>
        <w:ind w:firstLine="480" w:firstLineChars="200"/>
        <w:rPr>
          <w:rFonts w:ascii="微软雅黑" w:hAnsi="微软雅黑" w:eastAsia="微软雅黑" w:cs="微软雅黑"/>
          <w:sz w:val="22"/>
          <w:szCs w:val="24"/>
        </w:rPr>
      </w:pPr>
      <w:bookmarkStart w:id="29" w:name="auto_fouce_18"/>
      <w:commentRangeStart w:id="18"/>
      <w:r>
        <w:rPr>
          <w:rFonts w:hint="eastAsia" w:ascii="微软雅黑" w:hAnsi="微软雅黑" w:eastAsia="微软雅黑" w:cs="微软雅黑"/>
          <w:sz w:val="24"/>
          <w:szCs w:val="24"/>
        </w:rPr>
        <w:t>本协议履行过程中发生的任何争议，双方应首先友好协商解决；协商不成的，任何一方均有权向</w:t>
      </w:r>
      <w:del w:id="82" w:author="Mia" w:date="2026-01-07T16:12:56Z">
        <w:r>
          <w:rPr>
            <w:rFonts w:hint="eastAsia" w:ascii="微软雅黑" w:hAnsi="微软雅黑" w:eastAsia="微软雅黑" w:cs="微软雅黑"/>
            <w:sz w:val="24"/>
            <w:szCs w:val="24"/>
          </w:rPr>
          <w:delText>乙</w:delText>
        </w:r>
      </w:del>
      <w:ins w:id="83" w:author="Mia" w:date="2026-01-07T16:12:57Z">
        <w:r>
          <w:rPr>
            <w:rFonts w:hint="eastAsia" w:ascii="微软雅黑" w:hAnsi="微软雅黑" w:eastAsia="微软雅黑" w:cs="微软雅黑"/>
            <w:sz w:val="24"/>
            <w:szCs w:val="24"/>
            <w:lang w:eastAsia="zh-CN"/>
          </w:rPr>
          <w:t>甲</w:t>
        </w:r>
      </w:ins>
      <w:r>
        <w:rPr>
          <w:rFonts w:hint="eastAsia" w:ascii="微软雅黑" w:hAnsi="微软雅黑" w:eastAsia="微软雅黑" w:cs="微软雅黑"/>
          <w:sz w:val="24"/>
          <w:szCs w:val="24"/>
        </w:rPr>
        <w:t>方</w:t>
      </w:r>
      <w:del w:id="84" w:author="Mia" w:date="2026-01-07T16:12:58Z">
        <w:r>
          <w:rPr>
            <w:rFonts w:hint="eastAsia" w:ascii="微软雅黑" w:hAnsi="微软雅黑" w:eastAsia="微软雅黑" w:cs="微软雅黑"/>
            <w:sz w:val="24"/>
            <w:szCs w:val="24"/>
          </w:rPr>
          <w:delText>球馆</w:delText>
        </w:r>
      </w:del>
      <w:ins w:id="85" w:author="Mia" w:date="2026-01-07T16:12:58Z">
        <w:r>
          <w:rPr>
            <w:rFonts w:hint="eastAsia" w:ascii="微软雅黑" w:hAnsi="微软雅黑" w:eastAsia="微软雅黑" w:cs="微软雅黑"/>
            <w:sz w:val="24"/>
            <w:szCs w:val="24"/>
            <w:lang w:eastAsia="zh-CN"/>
          </w:rPr>
          <w:t>联系地址</w:t>
        </w:r>
      </w:ins>
      <w:r>
        <w:rPr>
          <w:rFonts w:hint="eastAsia" w:ascii="微软雅黑" w:hAnsi="微软雅黑" w:eastAsia="微软雅黑" w:cs="微软雅黑"/>
          <w:sz w:val="24"/>
          <w:szCs w:val="24"/>
        </w:rPr>
        <w:t>所在地</w:t>
      </w:r>
      <w:ins w:id="86" w:author="Mia" w:date="2026-01-07T16:12:59Z">
        <w:r>
          <w:rPr>
            <w:rFonts w:hint="eastAsia" w:ascii="微软雅黑" w:hAnsi="微软雅黑" w:eastAsia="微软雅黑" w:cs="微软雅黑"/>
            <w:sz w:val="24"/>
            <w:szCs w:val="24"/>
            <w:lang w:eastAsia="zh-CN"/>
          </w:rPr>
          <w:t>有管辖权的</w:t>
        </w:r>
      </w:ins>
      <w:r>
        <w:rPr>
          <w:rFonts w:hint="eastAsia" w:ascii="微软雅黑" w:hAnsi="微软雅黑" w:eastAsia="微软雅黑" w:cs="微软雅黑"/>
          <w:sz w:val="24"/>
          <w:szCs w:val="24"/>
        </w:rPr>
        <w:t>人民法院提起诉讼。</w:t>
      </w:r>
      <w:bookmarkEnd w:id="29"/>
      <w:commentRangeEnd w:id="18"/>
      <w:r>
        <w:rPr>
          <w:rStyle w:val="6"/>
        </w:rPr>
        <w:commentReference w:id="18"/>
      </w:r>
    </w:p>
    <w:p w14:paraId="77312ACB">
      <w:pPr>
        <w:spacing w:before="320" w:after="120" w:line="288" w:lineRule="auto"/>
        <w:jc w:val="center"/>
        <w:outlineLvl w:val="1"/>
        <w:rPr>
          <w:rFonts w:ascii="微软雅黑" w:hAnsi="微软雅黑" w:eastAsia="微软雅黑" w:cs="微软雅黑"/>
          <w:sz w:val="22"/>
          <w:szCs w:val="24"/>
        </w:rPr>
      </w:pPr>
      <w:bookmarkStart w:id="30" w:name="heading_13"/>
      <w:r>
        <w:rPr>
          <w:rFonts w:hint="eastAsia" w:ascii="微软雅黑" w:hAnsi="微软雅黑" w:eastAsia="微软雅黑" w:cs="微软雅黑"/>
          <w:b/>
          <w:sz w:val="36"/>
          <w:szCs w:val="24"/>
        </w:rPr>
        <w:t>八、其他约定</w:t>
      </w:r>
      <w:bookmarkEnd w:id="30"/>
    </w:p>
    <w:p w14:paraId="6B320268">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本协议未尽事宜，双方可另行签订补充协议，补充协议与本协议具有同等法律效力。</w:t>
      </w:r>
    </w:p>
    <w:p w14:paraId="65367C8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本协议所有附件（包括但不限于落地验收清单、品牌规范文件、物资清单等）均为本协议不可分割的组成部分，与本协议具有同等法律效力。</w:t>
      </w:r>
    </w:p>
    <w:p w14:paraId="5F884405">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3.  </w:t>
      </w:r>
      <w:bookmarkStart w:id="31" w:name="auto_fouce_19"/>
      <w:commentRangeStart w:id="19"/>
      <w:r>
        <w:rPr>
          <w:rFonts w:hint="eastAsia" w:ascii="微软雅黑" w:hAnsi="微软雅黑" w:eastAsia="微软雅黑" w:cs="微软雅黑"/>
          <w:sz w:val="24"/>
          <w:szCs w:val="24"/>
        </w:rPr>
        <w:t>本协议一式两份，甲乙双方各执一份，自双方</w:t>
      </w:r>
      <w:ins w:id="87" w:author="Mia" w:date="2026-01-07T16:13:09Z">
        <w:r>
          <w:rPr>
            <w:rFonts w:hint="eastAsia" w:ascii="微软雅黑" w:hAnsi="微软雅黑" w:eastAsia="微软雅黑" w:cs="微软雅黑"/>
            <w:sz w:val="24"/>
            <w:szCs w:val="24"/>
            <w:lang w:eastAsia="zh-CN"/>
          </w:rPr>
          <w:t>法定代表人或授权代表</w:t>
        </w:r>
      </w:ins>
      <w:r>
        <w:rPr>
          <w:rFonts w:hint="eastAsia" w:ascii="微软雅黑" w:hAnsi="微软雅黑" w:eastAsia="微软雅黑" w:cs="微软雅黑"/>
          <w:sz w:val="24"/>
          <w:szCs w:val="24"/>
        </w:rPr>
        <w:t>签字</w:t>
      </w:r>
      <w:ins w:id="88" w:author="Mia" w:date="2026-01-07T16:13:10Z">
        <w:r>
          <w:rPr>
            <w:rFonts w:hint="eastAsia" w:ascii="微软雅黑" w:hAnsi="微软雅黑" w:eastAsia="微软雅黑" w:cs="微软雅黑"/>
            <w:sz w:val="24"/>
            <w:szCs w:val="24"/>
            <w:lang w:eastAsia="zh-CN"/>
          </w:rPr>
          <w:t>并加</w:t>
        </w:r>
      </w:ins>
      <w:r>
        <w:rPr>
          <w:rFonts w:hint="eastAsia" w:ascii="微软雅黑" w:hAnsi="微软雅黑" w:eastAsia="微软雅黑" w:cs="微软雅黑"/>
          <w:sz w:val="24"/>
          <w:szCs w:val="24"/>
        </w:rPr>
        <w:t>盖</w:t>
      </w:r>
      <w:ins w:id="89" w:author="Mia" w:date="2026-01-07T16:13:11Z">
        <w:r>
          <w:rPr>
            <w:rFonts w:hint="eastAsia" w:ascii="微软雅黑" w:hAnsi="微软雅黑" w:eastAsia="微软雅黑" w:cs="微软雅黑"/>
            <w:sz w:val="24"/>
            <w:szCs w:val="24"/>
            <w:lang w:eastAsia="zh-CN"/>
          </w:rPr>
          <w:t>公</w:t>
        </w:r>
      </w:ins>
      <w:r>
        <w:rPr>
          <w:rFonts w:hint="eastAsia" w:ascii="微软雅黑" w:hAnsi="微软雅黑" w:eastAsia="微软雅黑" w:cs="微软雅黑"/>
          <w:sz w:val="24"/>
          <w:szCs w:val="24"/>
        </w:rPr>
        <w:t>章</w:t>
      </w:r>
      <w:ins w:id="90" w:author="Mia" w:date="2026-01-07T16:13:12Z">
        <w:r>
          <w:rPr>
            <w:rFonts w:hint="eastAsia" w:ascii="微软雅黑" w:hAnsi="微软雅黑" w:eastAsia="微软雅黑" w:cs="微软雅黑"/>
            <w:sz w:val="24"/>
            <w:szCs w:val="24"/>
            <w:lang w:eastAsia="zh-CN"/>
          </w:rPr>
          <w:t>或合同专用章</w:t>
        </w:r>
      </w:ins>
      <w:r>
        <w:rPr>
          <w:rFonts w:hint="eastAsia" w:ascii="微软雅黑" w:hAnsi="微软雅黑" w:eastAsia="微软雅黑" w:cs="微软雅黑"/>
          <w:sz w:val="24"/>
          <w:szCs w:val="24"/>
        </w:rPr>
        <w:t>之日起生效，具有同等法律效力。</w:t>
      </w:r>
      <w:commentRangeEnd w:id="19"/>
      <w:bookmarkEnd w:id="31"/>
      <w:r>
        <w:rPr>
          <w:rStyle w:val="6"/>
        </w:rPr>
        <w:commentReference w:id="19"/>
      </w:r>
    </w:p>
    <w:p w14:paraId="5FA25A3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（以下无正文）</w:t>
      </w:r>
    </w:p>
    <w:p w14:paraId="0F36D4A9">
      <w:pPr>
        <w:spacing w:before="320" w:after="120" w:line="288" w:lineRule="auto"/>
        <w:jc w:val="left"/>
        <w:outlineLvl w:val="1"/>
        <w:rPr>
          <w:rFonts w:ascii="微软雅黑" w:hAnsi="微软雅黑" w:eastAsia="微软雅黑" w:cs="微软雅黑"/>
          <w:sz w:val="22"/>
          <w:szCs w:val="24"/>
        </w:rPr>
      </w:pPr>
      <w:bookmarkStart w:id="32" w:name="heading_14"/>
      <w:r>
        <w:rPr>
          <w:rFonts w:hint="eastAsia" w:ascii="微软雅黑" w:hAnsi="微软雅黑" w:eastAsia="微软雅黑" w:cs="微软雅黑"/>
          <w:b/>
          <w:sz w:val="36"/>
          <w:szCs w:val="24"/>
        </w:rPr>
        <w:t>甲方（盖章/签字）：____________________</w:t>
      </w:r>
      <w:bookmarkEnd w:id="32"/>
    </w:p>
    <w:p w14:paraId="1262E14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日期：     年     月    日</w:t>
      </w:r>
    </w:p>
    <w:p w14:paraId="4035F662">
      <w:pPr>
        <w:spacing w:before="320" w:after="120" w:line="288" w:lineRule="auto"/>
        <w:jc w:val="left"/>
        <w:outlineLvl w:val="1"/>
        <w:rPr>
          <w:rFonts w:ascii="微软雅黑" w:hAnsi="微软雅黑" w:eastAsia="微软雅黑" w:cs="微软雅黑"/>
          <w:sz w:val="22"/>
          <w:szCs w:val="24"/>
        </w:rPr>
      </w:pPr>
      <w:bookmarkStart w:id="33" w:name="heading_15"/>
      <w:r>
        <w:rPr>
          <w:rFonts w:hint="eastAsia" w:ascii="微软雅黑" w:hAnsi="微软雅黑" w:eastAsia="微软雅黑" w:cs="微软雅黑"/>
          <w:b/>
          <w:sz w:val="36"/>
          <w:szCs w:val="24"/>
        </w:rPr>
        <w:t>乙方（盖章/签字）：____________________</w:t>
      </w:r>
      <w:bookmarkEnd w:id="33"/>
      <w:bookmarkStart w:id="34" w:name="tip_risk_bookmark_23"/>
      <w:commentRangeStart w:id="20"/>
      <w:commentRangeEnd w:id="20"/>
    </w:p>
    <w:bookmarkEnd w:id="34"/>
    <w:p w14:paraId="65DD4D73">
      <w:pPr>
        <w:spacing w:before="120" w:after="120" w:line="288" w:lineRule="auto"/>
        <w:jc w:val="left"/>
      </w:pPr>
      <w:r>
        <w:rPr>
          <w:rStyle w:val="6"/>
        </w:rPr>
        <w:commentReference w:id="20"/>
      </w:r>
      <w:r>
        <w:rPr>
          <w:rFonts w:hint="eastAsia" w:ascii="微软雅黑" w:hAnsi="微软雅黑" w:eastAsia="微软雅黑" w:cs="微软雅黑"/>
          <w:sz w:val="24"/>
          <w:szCs w:val="24"/>
        </w:rPr>
        <w:t>日期：     年     月    日</w:t>
      </w:r>
    </w:p>
    <w:sectPr>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a" w:date="2026-01-07T16:13:22Z" w:initials="">
    <w:p w14:paraId="21E4BCCA">
      <w:r>
        <w:rPr>
          <w:rFonts w:ascii="宋体" w:hAnsi="宋体" w:eastAsia="宋体" w:cs="宋体"/>
          <w:color w:val="ED6C00"/>
          <w:sz w:val="24"/>
          <w:szCs w:val="24"/>
        </w:rPr>
        <w:t>以下修订内容由AlphaGPT人工智能生成，仅供参考，不构成正式的法律意见和建议，请您注意甄别</w:t>
      </w:r>
    </w:p>
  </w:comment>
  <w:comment w:id="1" w:author="Mia" w:date="2026-01-07T16:12:22Z" w:initials="">
    <w:p w14:paraId="72D448F8">
      <w:r>
        <w:rPr>
          <w:rFonts w:ascii="宋体" w:hAnsi="宋体" w:eastAsia="宋体" w:cs="宋体"/>
          <w:sz w:val="24"/>
          <w:szCs w:val="24"/>
        </w:rPr>
        <w:t>【风险点】甲方主体信息不完整</w:t>
      </w:r>
      <w:r>
        <w:rPr>
          <w:rFonts w:ascii="宋体" w:hAnsi="宋体" w:eastAsia="宋体" w:cs="宋体"/>
          <w:sz w:val="24"/>
          <w:szCs w:val="24"/>
        </w:rPr>
        <w:br w:type="textWrapping"/>
      </w:r>
      <w:r>
        <w:rPr>
          <w:rFonts w:ascii="宋体" w:hAnsi="宋体" w:eastAsia="宋体" w:cs="宋体"/>
          <w:sz w:val="24"/>
          <w:szCs w:val="24"/>
        </w:rPr>
        <w:t>【说明】甲方主体信息存在多处空白，若不完整填写，将导致合同主体不明，影响合同效力认定，且在发生争议时可能无法有效送达法律文书，对我方维权造成重大障碍。签署前务必补全甲方全部信息。</w:t>
      </w:r>
    </w:p>
  </w:comment>
  <w:comment w:id="2" w:author="Mia" w:date="2026-01-07T16:15:22Z" w:initials="">
    <w:p w14:paraId="059355A1">
      <w:r>
        <w:rPr>
          <w:rFonts w:ascii="宋体" w:hAnsi="宋体" w:eastAsia="宋体" w:cs="宋体"/>
          <w:sz w:val="24"/>
          <w:szCs w:val="24"/>
        </w:rPr>
        <w:t>【风险点】甲方主体信息缺失，需补充完整</w:t>
      </w:r>
      <w:r>
        <w:rPr>
          <w:rFonts w:ascii="宋体" w:hAnsi="宋体" w:eastAsia="宋体" w:cs="宋体"/>
          <w:sz w:val="24"/>
          <w:szCs w:val="24"/>
        </w:rPr>
        <w:br w:type="textWrapping"/>
      </w:r>
      <w:r>
        <w:rPr>
          <w:rFonts w:ascii="宋体" w:hAnsi="宋体" w:eastAsia="宋体" w:cs="宋体"/>
          <w:sz w:val="24"/>
          <w:szCs w:val="24"/>
        </w:rPr>
        <w:t>【说明】合同首部甲方的“统一社会信用代码/身份证号”、“联系地址”、“联系方式”均为空，导致主体信息不完整，存在合同主体不明、法律文书送达困难及争议发生时无法确定适格被告等风险，必须补充完整后方可签署。</w:t>
      </w:r>
    </w:p>
  </w:comment>
  <w:comment w:id="3" w:author="Mia" w:date="2026-01-07T16:19:22Z" w:initials="">
    <w:p w14:paraId="6DE7D2FE">
      <w:r>
        <w:rPr>
          <w:rFonts w:ascii="宋体" w:hAnsi="宋体" w:eastAsia="宋体" w:cs="宋体"/>
          <w:sz w:val="24"/>
          <w:szCs w:val="24"/>
        </w:rPr>
        <w:t>【风险点】乙方主体及球馆信息需补全</w:t>
      </w:r>
      <w:r>
        <w:rPr>
          <w:rFonts w:ascii="宋体" w:hAnsi="宋体" w:eastAsia="宋体" w:cs="宋体"/>
          <w:sz w:val="24"/>
          <w:szCs w:val="24"/>
        </w:rPr>
        <w:br w:type="textWrapping"/>
      </w:r>
      <w:r>
        <w:rPr>
          <w:rFonts w:ascii="宋体" w:hAnsi="宋体" w:eastAsia="宋体" w:cs="宋体"/>
          <w:sz w:val="24"/>
          <w:szCs w:val="24"/>
        </w:rPr>
        <w:t>【说明】乙方的名称、统一社会信用代码/身份证号、球馆地址、联系方式均为空，无法明确乙方具体身份及球馆位置，影响权利主张、通知送达及合作标的确定性。若对方不具备合法资质或履约能力，将导致合同无法成立和履行，且我方权益存在重大风险。签署前必须补全乙方全部信息并核查其资质。</w:t>
      </w:r>
    </w:p>
  </w:comment>
  <w:comment w:id="4" w:author="Mia" w:date="2026-01-07T16:23:22Z" w:initials="">
    <w:p w14:paraId="4CC5D21F">
      <w:r>
        <w:rPr>
          <w:rFonts w:ascii="宋体" w:hAnsi="宋体" w:eastAsia="宋体" w:cs="宋体"/>
          <w:sz w:val="24"/>
          <w:szCs w:val="24"/>
        </w:rPr>
        <w:t>【风险点】乙方主体信息不全</w:t>
      </w:r>
      <w:r>
        <w:rPr>
          <w:rFonts w:ascii="宋体" w:hAnsi="宋体" w:eastAsia="宋体" w:cs="宋体"/>
          <w:sz w:val="24"/>
          <w:szCs w:val="24"/>
        </w:rPr>
        <w:br w:type="textWrapping"/>
      </w:r>
      <w:r>
        <w:rPr>
          <w:rFonts w:ascii="宋体" w:hAnsi="宋体" w:eastAsia="宋体" w:cs="宋体"/>
          <w:sz w:val="24"/>
          <w:szCs w:val="24"/>
        </w:rPr>
        <w:t>【说明】合同首部乙方信息中的“统一社会信用代码/身份证号：”、“球馆地址：”、“联系方式：”均为空，存在合同主体不明、法律文书送达困难、争议发生时无法确定适格被告等风险，必须补充完整后方可签署。</w:t>
      </w:r>
    </w:p>
  </w:comment>
  <w:comment w:id="5" w:author="Mia" w:date="2026-01-07T16:31:22Z" w:initials="">
    <w:p w14:paraId="04146F03">
      <w:r>
        <w:rPr>
          <w:rFonts w:ascii="宋体" w:hAnsi="宋体" w:eastAsia="宋体" w:cs="宋体"/>
          <w:sz w:val="24"/>
          <w:szCs w:val="24"/>
        </w:rPr>
        <w:t>【风险点】续约权义务及条件表述不明确</w:t>
      </w:r>
      <w:r>
        <w:rPr>
          <w:rFonts w:ascii="宋体" w:hAnsi="宋体" w:eastAsia="宋体" w:cs="宋体"/>
          <w:sz w:val="24"/>
          <w:szCs w:val="24"/>
        </w:rPr>
        <w:br w:type="textWrapping"/>
      </w:r>
      <w:r>
        <w:rPr>
          <w:rFonts w:ascii="宋体" w:hAnsi="宋体" w:eastAsia="宋体" w:cs="宋体"/>
          <w:sz w:val="24"/>
          <w:szCs w:val="24"/>
        </w:rPr>
        <w:t>【说明】原条款未明确乙方的主动通知义务，且优先权不具排他性，存在乙方绕开甲方与第三方提前合作的风险。同时，“同等条件”标准不明确，可能导致续约时双方对条件认定产生争议。修改后明确乙方需主动书面征询，甲方享有排他性优先权，并建议补充“同等条件”的具体标准或认定机制，以保障甲方后续合作选择权，防止乙方规避优先权。</w:t>
      </w:r>
      <w:r>
        <w:rPr>
          <w:rFonts w:ascii="宋体" w:hAnsi="宋体" w:eastAsia="宋体" w:cs="宋体"/>
          <w:sz w:val="24"/>
          <w:szCs w:val="24"/>
        </w:rPr>
        <w:br w:type="textWrapping"/>
      </w:r>
      <w:r>
        <w:rPr>
          <w:rFonts w:ascii="宋体" w:hAnsi="宋体" w:eastAsia="宋体" w:cs="宋体"/>
          <w:sz w:val="24"/>
          <w:szCs w:val="24"/>
        </w:rPr>
        <w:t>【修改建议】合作期限：自2026年1月20日起至2028年1月20日止，共计2年。合作期限届满前30日，</w:t>
      </w:r>
      <w:r>
        <w:rPr>
          <w:rFonts w:ascii="宋体" w:hAnsi="宋体" w:eastAsia="宋体" w:cs="宋体"/>
          <w:strike/>
          <w:color w:val="999999"/>
          <w:sz w:val="24"/>
          <w:szCs w:val="24"/>
        </w:rPr>
        <w:t>双</w:t>
      </w:r>
      <w:r>
        <w:rPr>
          <w:rFonts w:ascii="宋体" w:hAnsi="宋体" w:eastAsia="宋体" w:cs="宋体"/>
          <w:color w:val="FF0000"/>
          <w:sz w:val="24"/>
          <w:szCs w:val="24"/>
        </w:rPr>
        <w:t>乙</w:t>
      </w:r>
      <w:r>
        <w:rPr>
          <w:rFonts w:ascii="宋体" w:hAnsi="宋体" w:eastAsia="宋体" w:cs="宋体"/>
          <w:sz w:val="24"/>
          <w:szCs w:val="24"/>
        </w:rPr>
        <w:t>方</w:t>
      </w:r>
      <w:r>
        <w:rPr>
          <w:rFonts w:ascii="宋体" w:hAnsi="宋体" w:eastAsia="宋体" w:cs="宋体"/>
          <w:strike/>
          <w:color w:val="999999"/>
          <w:sz w:val="24"/>
          <w:szCs w:val="24"/>
        </w:rPr>
        <w:t>可协商</w:t>
      </w:r>
      <w:r>
        <w:rPr>
          <w:rFonts w:ascii="宋体" w:hAnsi="宋体" w:eastAsia="宋体" w:cs="宋体"/>
          <w:color w:val="FF0000"/>
          <w:sz w:val="24"/>
          <w:szCs w:val="24"/>
        </w:rPr>
        <w:t>需主动向甲方发出书面</w:t>
      </w:r>
      <w:r>
        <w:rPr>
          <w:rFonts w:ascii="宋体" w:hAnsi="宋体" w:eastAsia="宋体" w:cs="宋体"/>
          <w:sz w:val="24"/>
          <w:szCs w:val="24"/>
        </w:rPr>
        <w:t>续约</w:t>
      </w:r>
      <w:r>
        <w:rPr>
          <w:rFonts w:ascii="宋体" w:hAnsi="宋体" w:eastAsia="宋体" w:cs="宋体"/>
          <w:strike/>
          <w:color w:val="999999"/>
          <w:sz w:val="24"/>
          <w:szCs w:val="24"/>
        </w:rPr>
        <w:t>事宜，</w:t>
      </w:r>
      <w:r>
        <w:rPr>
          <w:rFonts w:ascii="宋体" w:hAnsi="宋体" w:eastAsia="宋体" w:cs="宋体"/>
          <w:color w:val="FF0000"/>
          <w:sz w:val="24"/>
          <w:szCs w:val="24"/>
        </w:rPr>
        <w:t>征询通知；</w:t>
      </w:r>
      <w:r>
        <w:rPr>
          <w:rFonts w:ascii="宋体" w:hAnsi="宋体" w:eastAsia="宋体" w:cs="宋体"/>
          <w:sz w:val="24"/>
          <w:szCs w:val="24"/>
        </w:rPr>
        <w:t>同等条件下甲方享有</w:t>
      </w:r>
      <w:r>
        <w:rPr>
          <w:rFonts w:ascii="宋体" w:hAnsi="宋体" w:eastAsia="宋体" w:cs="宋体"/>
          <w:color w:val="FF0000"/>
          <w:sz w:val="24"/>
          <w:szCs w:val="24"/>
        </w:rPr>
        <w:t>排他性</w:t>
      </w:r>
      <w:r>
        <w:rPr>
          <w:rFonts w:ascii="宋体" w:hAnsi="宋体" w:eastAsia="宋体" w:cs="宋体"/>
          <w:sz w:val="24"/>
          <w:szCs w:val="24"/>
        </w:rPr>
        <w:t>优先续约权</w:t>
      </w:r>
      <w:r>
        <w:rPr>
          <w:rFonts w:ascii="宋体" w:hAnsi="宋体" w:eastAsia="宋体" w:cs="宋体"/>
          <w:color w:val="FF0000"/>
          <w:sz w:val="24"/>
          <w:szCs w:val="24"/>
        </w:rPr>
        <w:t>，乙方不得在未征询甲方意见的前提下与第三方洽谈任何同类冠名或品牌合作事宜</w:t>
      </w:r>
      <w:r>
        <w:rPr>
          <w:rFonts w:ascii="宋体" w:hAnsi="宋体" w:eastAsia="宋体" w:cs="宋体"/>
          <w:sz w:val="24"/>
          <w:szCs w:val="24"/>
        </w:rPr>
        <w:t>。</w:t>
      </w:r>
      <w:r>
        <w:rPr>
          <w:rFonts w:ascii="宋体" w:hAnsi="宋体" w:eastAsia="宋体" w:cs="宋体"/>
          <w:color w:val="FF0000"/>
          <w:sz w:val="24"/>
          <w:szCs w:val="24"/>
        </w:rPr>
        <w:t>建议补充明确“同等条件”的具体标准或认定机制，以避免续约时双方对条件认定产生争议。</w:t>
      </w:r>
    </w:p>
  </w:comment>
  <w:comment w:id="6" w:author="Mia" w:date="2026-01-07T16:38:22Z" w:initials="">
    <w:p w14:paraId="5090734B">
      <w:r>
        <w:rPr>
          <w:rFonts w:ascii="宋体" w:hAnsi="宋体" w:eastAsia="宋体" w:cs="宋体"/>
          <w:sz w:val="24"/>
          <w:szCs w:val="24"/>
        </w:rPr>
        <w:t>【风险点】维修响应及时限不明确</w:t>
      </w:r>
      <w:r>
        <w:rPr>
          <w:rFonts w:ascii="宋体" w:hAnsi="宋体" w:eastAsia="宋体" w:cs="宋体"/>
          <w:sz w:val="24"/>
          <w:szCs w:val="24"/>
        </w:rPr>
        <w:br w:type="textWrapping"/>
      </w:r>
      <w:r>
        <w:rPr>
          <w:rFonts w:ascii="宋体" w:hAnsi="宋体" w:eastAsia="宋体" w:cs="宋体"/>
          <w:sz w:val="24"/>
          <w:szCs w:val="24"/>
        </w:rPr>
        <w:t>【说明】原文“质保12个月，非人为损坏免费维修”未明确甲方维修的响应时间及完成时限，可能影响物资的正常使用。建议补充维修响应时间、完成时限及甲方维修责任边界，保障物资使用的稳定性。</w:t>
      </w:r>
    </w:p>
  </w:comment>
  <w:comment w:id="7" w:author="Mia" w:date="2026-01-07T16:55:22Z" w:initials="">
    <w:p w14:paraId="08D912E5">
      <w:r>
        <w:rPr>
          <w:rFonts w:ascii="宋体" w:hAnsi="宋体" w:eastAsia="宋体" w:cs="宋体"/>
          <w:sz w:val="24"/>
          <w:szCs w:val="24"/>
        </w:rPr>
        <w:t>【风险点】无竞品限制范围不全</w:t>
      </w:r>
      <w:r>
        <w:rPr>
          <w:rFonts w:ascii="宋体" w:hAnsi="宋体" w:eastAsia="宋体" w:cs="宋体"/>
          <w:sz w:val="24"/>
          <w:szCs w:val="24"/>
        </w:rPr>
        <w:br w:type="textWrapping"/>
      </w:r>
      <w:r>
        <w:rPr>
          <w:rFonts w:ascii="宋体" w:hAnsi="宋体" w:eastAsia="宋体" w:cs="宋体"/>
          <w:sz w:val="24"/>
          <w:szCs w:val="24"/>
        </w:rPr>
        <w:t>【说明】原条款仅限制球馆区域内竞品品牌logo、广告等，未涵盖乙方合作行为及线上宣传，存在乙方通过其他方式引入竞品的漏洞。修改后扩大无竞品限制范围，覆盖乙方所有合作行为及线上宣传渠道，更全面保障甲方独家品牌曝光权益。</w:t>
      </w:r>
      <w:r>
        <w:rPr>
          <w:rFonts w:ascii="宋体" w:hAnsi="宋体" w:eastAsia="宋体" w:cs="宋体"/>
          <w:sz w:val="24"/>
          <w:szCs w:val="24"/>
        </w:rPr>
        <w:br w:type="textWrapping"/>
      </w:r>
      <w:r>
        <w:rPr>
          <w:rFonts w:ascii="宋体" w:hAnsi="宋体" w:eastAsia="宋体" w:cs="宋体"/>
          <w:sz w:val="24"/>
          <w:szCs w:val="24"/>
        </w:rPr>
        <w:t>【修改建议】合作期内，乙方</w:t>
      </w:r>
      <w:r>
        <w:rPr>
          <w:rFonts w:ascii="宋体" w:hAnsi="宋体" w:eastAsia="宋体" w:cs="宋体"/>
          <w:strike/>
          <w:color w:val="999999"/>
          <w:sz w:val="24"/>
          <w:szCs w:val="24"/>
        </w:rPr>
        <w:t>球馆所有区域（尤其是匹克球场地、产品陈列区、广告展示区）</w:t>
      </w:r>
      <w:r>
        <w:rPr>
          <w:rFonts w:ascii="宋体" w:hAnsi="宋体" w:eastAsia="宋体" w:cs="宋体"/>
          <w:sz w:val="24"/>
          <w:szCs w:val="24"/>
        </w:rPr>
        <w:t>不得</w:t>
      </w:r>
      <w:r>
        <w:rPr>
          <w:rFonts w:ascii="宋体" w:hAnsi="宋体" w:eastAsia="宋体" w:cs="宋体"/>
          <w:strike/>
          <w:color w:val="999999"/>
          <w:sz w:val="24"/>
          <w:szCs w:val="24"/>
        </w:rPr>
        <w:t>出现</w:t>
      </w:r>
      <w:r>
        <w:rPr>
          <w:rFonts w:ascii="宋体" w:hAnsi="宋体" w:eastAsia="宋体" w:cs="宋体"/>
          <w:color w:val="FF0000"/>
          <w:sz w:val="24"/>
          <w:szCs w:val="24"/>
        </w:rPr>
        <w:t>与</w:t>
      </w:r>
      <w:r>
        <w:rPr>
          <w:rFonts w:ascii="宋体" w:hAnsi="宋体" w:eastAsia="宋体" w:cs="宋体"/>
          <w:sz w:val="24"/>
          <w:szCs w:val="24"/>
        </w:rPr>
        <w:t>甲方同品类（匹克球相关器材、装备）竞品</w:t>
      </w:r>
      <w:r>
        <w:rPr>
          <w:rFonts w:ascii="宋体" w:hAnsi="宋体" w:eastAsia="宋体" w:cs="宋体"/>
          <w:color w:val="FF0000"/>
          <w:sz w:val="24"/>
          <w:szCs w:val="24"/>
        </w:rPr>
        <w:t>达成任何形式</w:t>
      </w:r>
      <w:r>
        <w:rPr>
          <w:rFonts w:ascii="宋体" w:hAnsi="宋体" w:eastAsia="宋体" w:cs="宋体"/>
          <w:sz w:val="24"/>
          <w:szCs w:val="24"/>
        </w:rPr>
        <w:t>的</w:t>
      </w:r>
      <w:r>
        <w:rPr>
          <w:rFonts w:ascii="宋体" w:hAnsi="宋体" w:eastAsia="宋体" w:cs="宋体"/>
          <w:color w:val="FF0000"/>
          <w:sz w:val="24"/>
          <w:szCs w:val="24"/>
        </w:rPr>
        <w:t>合作（包括但不限于</w:t>
      </w:r>
      <w:r>
        <w:rPr>
          <w:rFonts w:ascii="宋体" w:hAnsi="宋体" w:eastAsia="宋体" w:cs="宋体"/>
          <w:sz w:val="24"/>
          <w:szCs w:val="24"/>
        </w:rPr>
        <w:t>品牌</w:t>
      </w:r>
      <w:r>
        <w:rPr>
          <w:rFonts w:ascii="宋体" w:hAnsi="宋体" w:eastAsia="宋体" w:cs="宋体"/>
          <w:strike/>
          <w:color w:val="999999"/>
          <w:sz w:val="24"/>
          <w:szCs w:val="24"/>
        </w:rPr>
        <w:t>logo</w:t>
      </w:r>
      <w:r>
        <w:rPr>
          <w:rFonts w:ascii="宋体" w:hAnsi="宋体" w:eastAsia="宋体" w:cs="宋体"/>
          <w:color w:val="FF0000"/>
          <w:sz w:val="24"/>
          <w:szCs w:val="24"/>
        </w:rPr>
        <w:t>冠名</w:t>
      </w:r>
      <w:r>
        <w:rPr>
          <w:rFonts w:ascii="宋体" w:hAnsi="宋体" w:eastAsia="宋体" w:cs="宋体"/>
          <w:sz w:val="24"/>
          <w:szCs w:val="24"/>
        </w:rPr>
        <w:t>、广告</w:t>
      </w:r>
      <w:r>
        <w:rPr>
          <w:rFonts w:ascii="宋体" w:hAnsi="宋体" w:eastAsia="宋体" w:cs="宋体"/>
          <w:strike/>
          <w:color w:val="999999"/>
          <w:sz w:val="24"/>
          <w:szCs w:val="24"/>
        </w:rPr>
        <w:t>宣传</w:t>
      </w:r>
      <w:r>
        <w:rPr>
          <w:rFonts w:ascii="宋体" w:hAnsi="宋体" w:eastAsia="宋体" w:cs="宋体"/>
          <w:color w:val="FF0000"/>
          <w:sz w:val="24"/>
          <w:szCs w:val="24"/>
        </w:rPr>
        <w:t>投放</w:t>
      </w:r>
      <w:r>
        <w:rPr>
          <w:rFonts w:ascii="宋体" w:hAnsi="宋体" w:eastAsia="宋体" w:cs="宋体"/>
          <w:sz w:val="24"/>
          <w:szCs w:val="24"/>
        </w:rPr>
        <w:t>、物资</w:t>
      </w:r>
      <w:r>
        <w:rPr>
          <w:rFonts w:ascii="宋体" w:hAnsi="宋体" w:eastAsia="宋体" w:cs="宋体"/>
          <w:strike/>
          <w:color w:val="999999"/>
          <w:sz w:val="24"/>
          <w:szCs w:val="24"/>
        </w:rPr>
        <w:t>投放</w:t>
      </w:r>
      <w:r>
        <w:rPr>
          <w:rFonts w:ascii="宋体" w:hAnsi="宋体" w:eastAsia="宋体" w:cs="宋体"/>
          <w:color w:val="FF0000"/>
          <w:sz w:val="24"/>
          <w:szCs w:val="24"/>
        </w:rPr>
        <w:t>赞助、联合推广</w:t>
      </w:r>
      <w:r>
        <w:rPr>
          <w:rFonts w:ascii="宋体" w:hAnsi="宋体" w:eastAsia="宋体" w:cs="宋体"/>
          <w:sz w:val="24"/>
          <w:szCs w:val="24"/>
        </w:rPr>
        <w:t>等</w:t>
      </w:r>
      <w:r>
        <w:rPr>
          <w:rFonts w:ascii="宋体" w:hAnsi="宋体" w:eastAsia="宋体" w:cs="宋体"/>
          <w:color w:val="FF0000"/>
          <w:sz w:val="24"/>
          <w:szCs w:val="24"/>
        </w:rPr>
        <w:t>），且乙方球馆所有区域及线上宣传渠道不得出现甲方同品类竞品的品牌标识、产品、宣传资料、广告</w:t>
      </w:r>
      <w:r>
        <w:rPr>
          <w:rFonts w:ascii="宋体" w:hAnsi="宋体" w:eastAsia="宋体" w:cs="宋体"/>
          <w:sz w:val="24"/>
          <w:szCs w:val="24"/>
        </w:rPr>
        <w:t>信息</w:t>
      </w:r>
      <w:r>
        <w:rPr>
          <w:rFonts w:ascii="宋体" w:hAnsi="宋体" w:eastAsia="宋体" w:cs="宋体"/>
          <w:color w:val="FF0000"/>
          <w:sz w:val="24"/>
          <w:szCs w:val="24"/>
        </w:rPr>
        <w:t>等任何内容</w:t>
      </w:r>
      <w:r>
        <w:rPr>
          <w:rFonts w:ascii="宋体" w:hAnsi="宋体" w:eastAsia="宋体" w:cs="宋体"/>
          <w:sz w:val="24"/>
          <w:szCs w:val="24"/>
        </w:rPr>
        <w:t>，确保甲方品牌独家曝光权益。</w:t>
      </w:r>
    </w:p>
  </w:comment>
  <w:comment w:id="8" w:author="Mia" w:date="2026-01-07T17:05:22Z" w:initials="">
    <w:p w14:paraId="0BDA30A4">
      <w:r>
        <w:rPr>
          <w:rFonts w:ascii="宋体" w:hAnsi="宋体" w:eastAsia="宋体" w:cs="宋体"/>
          <w:sz w:val="24"/>
          <w:szCs w:val="24"/>
        </w:rPr>
        <w:t>【风险点】乙方活动支持义务及免费属性不明确，需细化响应时限和主导权</w:t>
      </w:r>
      <w:r>
        <w:rPr>
          <w:rFonts w:ascii="宋体" w:hAnsi="宋体" w:eastAsia="宋体" w:cs="宋体"/>
          <w:sz w:val="24"/>
          <w:szCs w:val="24"/>
        </w:rPr>
        <w:br w:type="textWrapping"/>
      </w:r>
      <w:r>
        <w:rPr>
          <w:rFonts w:ascii="宋体" w:hAnsi="宋体" w:eastAsia="宋体" w:cs="宋体"/>
          <w:sz w:val="24"/>
          <w:szCs w:val="24"/>
        </w:rPr>
        <w:t>【说明】原条款未明确乙方响应时限、免费支持范围及甲方主导权，且“另行协商”表述易被乙方推诿或收取额外费用。修改后明确乙方需在收到甲方活动需求后3个工作日内予以响应并免费提供场地协调、基础配套（如灯光、座椅、清洁）等便利支持，活动由甲方主导，乙方不得无故拒绝或设置障碍，保障甲方顺利开展品牌活动并避免费用纠纷。</w:t>
      </w:r>
      <w:r>
        <w:rPr>
          <w:rFonts w:ascii="宋体" w:hAnsi="宋体" w:eastAsia="宋体" w:cs="宋体"/>
          <w:sz w:val="24"/>
          <w:szCs w:val="24"/>
        </w:rPr>
        <w:br w:type="textWrapping"/>
      </w:r>
      <w:r>
        <w:rPr>
          <w:rFonts w:ascii="宋体" w:hAnsi="宋体" w:eastAsia="宋体" w:cs="宋体"/>
          <w:sz w:val="24"/>
          <w:szCs w:val="24"/>
        </w:rPr>
        <w:t>【修改建议】合作期内，甲方可优先使用冠名球馆举办品牌赛事、产品试打、客户沙龙等活动，乙方需</w:t>
      </w:r>
      <w:r>
        <w:rPr>
          <w:rFonts w:ascii="宋体" w:hAnsi="宋体" w:eastAsia="宋体" w:cs="宋体"/>
          <w:color w:val="FF0000"/>
          <w:sz w:val="24"/>
          <w:szCs w:val="24"/>
        </w:rPr>
        <w:t>在收到甲方活动需求后3个工作日内予以响应并免费</w:t>
      </w:r>
      <w:r>
        <w:rPr>
          <w:rFonts w:ascii="宋体" w:hAnsi="宋体" w:eastAsia="宋体" w:cs="宋体"/>
          <w:sz w:val="24"/>
          <w:szCs w:val="24"/>
        </w:rPr>
        <w:t>提供场地协调、基础配套（如灯光、座椅</w:t>
      </w:r>
      <w:r>
        <w:rPr>
          <w:rFonts w:ascii="宋体" w:hAnsi="宋体" w:eastAsia="宋体" w:cs="宋体"/>
          <w:color w:val="FF0000"/>
          <w:sz w:val="24"/>
          <w:szCs w:val="24"/>
        </w:rPr>
        <w:t>、清洁</w:t>
      </w:r>
      <w:r>
        <w:rPr>
          <w:rFonts w:ascii="宋体" w:hAnsi="宋体" w:eastAsia="宋体" w:cs="宋体"/>
          <w:sz w:val="24"/>
          <w:szCs w:val="24"/>
        </w:rPr>
        <w:t>）等便利支持</w:t>
      </w:r>
      <w:r>
        <w:rPr>
          <w:rFonts w:ascii="宋体" w:hAnsi="宋体" w:eastAsia="宋体" w:cs="宋体"/>
          <w:strike/>
          <w:color w:val="999999"/>
          <w:sz w:val="24"/>
          <w:szCs w:val="24"/>
        </w:rPr>
        <w:t>，</w:t>
      </w:r>
      <w:r>
        <w:rPr>
          <w:rFonts w:ascii="宋体" w:hAnsi="宋体" w:eastAsia="宋体" w:cs="宋体"/>
          <w:color w:val="FF0000"/>
          <w:sz w:val="24"/>
          <w:szCs w:val="24"/>
        </w:rPr>
        <w:t>；</w:t>
      </w:r>
      <w:r>
        <w:rPr>
          <w:rFonts w:ascii="宋体" w:hAnsi="宋体" w:eastAsia="宋体" w:cs="宋体"/>
          <w:sz w:val="24"/>
          <w:szCs w:val="24"/>
        </w:rPr>
        <w:t>活动具体事宜</w:t>
      </w:r>
      <w:r>
        <w:rPr>
          <w:rFonts w:ascii="宋体" w:hAnsi="宋体" w:eastAsia="宋体" w:cs="宋体"/>
          <w:strike/>
          <w:color w:val="999999"/>
          <w:sz w:val="24"/>
          <w:szCs w:val="24"/>
        </w:rPr>
        <w:t>双</w:t>
      </w:r>
      <w:r>
        <w:rPr>
          <w:rFonts w:ascii="宋体" w:hAnsi="宋体" w:eastAsia="宋体" w:cs="宋体"/>
          <w:color w:val="FF0000"/>
          <w:sz w:val="24"/>
          <w:szCs w:val="24"/>
        </w:rPr>
        <w:t>由甲</w:t>
      </w:r>
      <w:r>
        <w:rPr>
          <w:rFonts w:ascii="宋体" w:hAnsi="宋体" w:eastAsia="宋体" w:cs="宋体"/>
          <w:sz w:val="24"/>
          <w:szCs w:val="24"/>
        </w:rPr>
        <w:t>方</w:t>
      </w:r>
      <w:r>
        <w:rPr>
          <w:rFonts w:ascii="宋体" w:hAnsi="宋体" w:eastAsia="宋体" w:cs="宋体"/>
          <w:strike/>
          <w:color w:val="999999"/>
          <w:sz w:val="24"/>
          <w:szCs w:val="24"/>
        </w:rPr>
        <w:t>另行协商</w:t>
      </w:r>
      <w:r>
        <w:rPr>
          <w:rFonts w:ascii="宋体" w:hAnsi="宋体" w:eastAsia="宋体" w:cs="宋体"/>
          <w:color w:val="FF0000"/>
          <w:sz w:val="24"/>
          <w:szCs w:val="24"/>
        </w:rPr>
        <w:t>主导，乙方不得无故拒绝或设置障碍</w:t>
      </w:r>
      <w:r>
        <w:rPr>
          <w:rFonts w:ascii="宋体" w:hAnsi="宋体" w:eastAsia="宋体" w:cs="宋体"/>
          <w:sz w:val="24"/>
          <w:szCs w:val="24"/>
        </w:rPr>
        <w:t>。</w:t>
      </w:r>
    </w:p>
  </w:comment>
  <w:comment w:id="9" w:author="Mia" w:date="2026-01-07T17:12:22Z" w:initials="">
    <w:p w14:paraId="016DA9CC">
      <w:r>
        <w:rPr>
          <w:rFonts w:ascii="宋体" w:hAnsi="宋体" w:eastAsia="宋体" w:cs="宋体"/>
          <w:sz w:val="24"/>
          <w:szCs w:val="24"/>
        </w:rPr>
        <w:t>【风险点】品牌落地验收流程、标准及违约责任不明确</w:t>
      </w:r>
      <w:r>
        <w:rPr>
          <w:rFonts w:ascii="宋体" w:hAnsi="宋体" w:eastAsia="宋体" w:cs="宋体"/>
          <w:sz w:val="24"/>
          <w:szCs w:val="24"/>
        </w:rPr>
        <w:br w:type="textWrapping"/>
      </w:r>
      <w:r>
        <w:rPr>
          <w:rFonts w:ascii="宋体" w:hAnsi="宋体" w:eastAsia="宋体" w:cs="宋体"/>
          <w:sz w:val="24"/>
          <w:szCs w:val="24"/>
        </w:rPr>
        <w:t>【说明】原条款未明确验收不合格后的整改时限、违约责任、验收标准及甲方反馈时限，可能导致品牌推广延误和履行争议。修改后明确了整改期限、违约责任、验收标准及甲方反馈时限，保障甲方品牌落地和合同目的实现。</w:t>
      </w:r>
      <w:r>
        <w:rPr>
          <w:rFonts w:ascii="宋体" w:hAnsi="宋体" w:eastAsia="宋体" w:cs="宋体"/>
          <w:sz w:val="24"/>
          <w:szCs w:val="24"/>
        </w:rPr>
        <w:br w:type="textWrapping"/>
      </w:r>
      <w:r>
        <w:rPr>
          <w:rFonts w:ascii="宋体" w:hAnsi="宋体" w:eastAsia="宋体" w:cs="宋体"/>
          <w:sz w:val="24"/>
          <w:szCs w:val="24"/>
        </w:rPr>
        <w:t>【修改建议】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w:t>
      </w:r>
      <w:r>
        <w:rPr>
          <w:rFonts w:ascii="宋体" w:hAnsi="宋体" w:eastAsia="宋体" w:cs="宋体"/>
          <w:strike/>
          <w:color w:val="999999"/>
          <w:sz w:val="24"/>
          <w:szCs w:val="24"/>
        </w:rPr>
        <w:t>，</w:t>
      </w:r>
      <w:r>
        <w:rPr>
          <w:rFonts w:ascii="宋体" w:hAnsi="宋体" w:eastAsia="宋体" w:cs="宋体"/>
          <w:color w:val="FF0000"/>
          <w:sz w:val="24"/>
          <w:szCs w:val="24"/>
        </w:rPr>
        <w:t>。甲方应在收到乙方提交的资料后5个工作日内完成</w:t>
      </w:r>
      <w:r>
        <w:rPr>
          <w:rFonts w:ascii="宋体" w:hAnsi="宋体" w:eastAsia="宋体" w:cs="宋体"/>
          <w:sz w:val="24"/>
          <w:szCs w:val="24"/>
        </w:rPr>
        <w:t>验收</w:t>
      </w:r>
      <w:r>
        <w:rPr>
          <w:rFonts w:ascii="宋体" w:hAnsi="宋体" w:eastAsia="宋体" w:cs="宋体"/>
          <w:color w:val="FF0000"/>
          <w:sz w:val="24"/>
          <w:szCs w:val="24"/>
        </w:rPr>
        <w:t>并反馈结果。若甲方验收不</w:t>
      </w:r>
      <w:r>
        <w:rPr>
          <w:rFonts w:ascii="宋体" w:hAnsi="宋体" w:eastAsia="宋体" w:cs="宋体"/>
          <w:sz w:val="24"/>
          <w:szCs w:val="24"/>
        </w:rPr>
        <w:t>合格</w:t>
      </w:r>
      <w:r>
        <w:rPr>
          <w:rFonts w:ascii="宋体" w:hAnsi="宋体" w:eastAsia="宋体" w:cs="宋体"/>
          <w:strike/>
          <w:color w:val="999999"/>
          <w:sz w:val="24"/>
          <w:szCs w:val="24"/>
        </w:rPr>
        <w:t>后</w:t>
      </w:r>
      <w:r>
        <w:rPr>
          <w:rFonts w:ascii="宋体" w:hAnsi="宋体" w:eastAsia="宋体" w:cs="宋体"/>
          <w:color w:val="FF0000"/>
          <w:sz w:val="24"/>
          <w:szCs w:val="24"/>
        </w:rPr>
        <w:t>，乙</w:t>
      </w:r>
      <w:r>
        <w:rPr>
          <w:rFonts w:ascii="宋体" w:hAnsi="宋体" w:eastAsia="宋体" w:cs="宋体"/>
          <w:sz w:val="24"/>
          <w:szCs w:val="24"/>
        </w:rPr>
        <w:t>方</w:t>
      </w:r>
      <w:r>
        <w:rPr>
          <w:rFonts w:ascii="宋体" w:hAnsi="宋体" w:eastAsia="宋体" w:cs="宋体"/>
          <w:strike/>
          <w:color w:val="999999"/>
          <w:sz w:val="24"/>
          <w:szCs w:val="24"/>
        </w:rPr>
        <w:t>视为</w:t>
      </w:r>
      <w:r>
        <w:rPr>
          <w:rFonts w:ascii="宋体" w:hAnsi="宋体" w:eastAsia="宋体" w:cs="宋体"/>
          <w:color w:val="FF0000"/>
          <w:sz w:val="24"/>
          <w:szCs w:val="24"/>
        </w:rPr>
        <w:t>需在甲方发出整改通知之日起7个工作日内</w:t>
      </w:r>
      <w:r>
        <w:rPr>
          <w:rFonts w:ascii="宋体" w:hAnsi="宋体" w:eastAsia="宋体" w:cs="宋体"/>
          <w:sz w:val="24"/>
          <w:szCs w:val="24"/>
        </w:rPr>
        <w:t>完成</w:t>
      </w:r>
      <w:r>
        <w:rPr>
          <w:rFonts w:ascii="宋体" w:hAnsi="宋体" w:eastAsia="宋体" w:cs="宋体"/>
          <w:strike/>
          <w:color w:val="999999"/>
          <w:sz w:val="24"/>
          <w:szCs w:val="24"/>
        </w:rPr>
        <w:t>落地</w:t>
      </w:r>
      <w:r>
        <w:rPr>
          <w:rFonts w:ascii="宋体" w:hAnsi="宋体" w:eastAsia="宋体" w:cs="宋体"/>
          <w:color w:val="FF0000"/>
          <w:sz w:val="24"/>
          <w:szCs w:val="24"/>
        </w:rPr>
        <w:t>整改并重新提交验收；逾期未整改或整改后仍不合格的，甲方有权要求乙方赔偿因品牌曝光延误造成的损失，直至解除本协议</w:t>
      </w:r>
      <w:r>
        <w:rPr>
          <w:rFonts w:ascii="宋体" w:hAnsi="宋体" w:eastAsia="宋体" w:cs="宋体"/>
          <w:sz w:val="24"/>
          <w:szCs w:val="24"/>
        </w:rPr>
        <w:t>。</w:t>
      </w:r>
      <w:r>
        <w:rPr>
          <w:rFonts w:ascii="宋体" w:hAnsi="宋体" w:eastAsia="宋体" w:cs="宋体"/>
          <w:color w:val="FF0000"/>
          <w:sz w:val="24"/>
          <w:szCs w:val="24"/>
        </w:rPr>
        <w:t>品牌曝光权益的验收标准应包括但不限于：现场照片和视频清晰、数量及内容符合要求，所有品牌标识及展架安装到位且无明显瑕疵。</w:t>
      </w:r>
    </w:p>
  </w:comment>
  <w:comment w:id="10" w:author="Mia" w:date="2026-01-07T17:16:22Z" w:initials="">
    <w:p w14:paraId="71ADDAF4">
      <w:r>
        <w:rPr>
          <w:rFonts w:ascii="宋体" w:hAnsi="宋体" w:eastAsia="宋体" w:cs="宋体"/>
          <w:sz w:val="24"/>
          <w:szCs w:val="24"/>
        </w:rPr>
        <w:t>【风险点】物资损坏赔偿及品牌损失责任不明</w:t>
      </w:r>
      <w:r>
        <w:rPr>
          <w:rFonts w:ascii="宋体" w:hAnsi="宋体" w:eastAsia="宋体" w:cs="宋体"/>
          <w:sz w:val="24"/>
          <w:szCs w:val="24"/>
        </w:rPr>
        <w:br w:type="textWrapping"/>
      </w:r>
      <w:r>
        <w:rPr>
          <w:rFonts w:ascii="宋体" w:hAnsi="宋体" w:eastAsia="宋体" w:cs="宋体"/>
          <w:sz w:val="24"/>
          <w:szCs w:val="24"/>
        </w:rPr>
        <w:t>【说明】原条款未明确通知时限、赔偿标准及品牌损失责任，易导致乙方拖延通知或低价赔偿，且未覆盖品牌形象受损的情形。修改后明确24小时通知、按采购原价赔偿及品牌损失责任，全面保障甲方物资权益及品牌形象。</w:t>
      </w:r>
      <w:r>
        <w:rPr>
          <w:rFonts w:ascii="宋体" w:hAnsi="宋体" w:eastAsia="宋体" w:cs="宋体"/>
          <w:sz w:val="24"/>
          <w:szCs w:val="24"/>
        </w:rPr>
        <w:br w:type="textWrapping"/>
      </w:r>
      <w:r>
        <w:rPr>
          <w:rFonts w:ascii="宋体" w:hAnsi="宋体" w:eastAsia="宋体" w:cs="宋体"/>
          <w:sz w:val="24"/>
          <w:szCs w:val="24"/>
        </w:rPr>
        <w:t>【修改建议】合作期内，妥善保管甲方赞助的物资，除正常使用损耗外，因乙方人为原因导致物资损坏、丢失的，需</w:t>
      </w:r>
      <w:r>
        <w:rPr>
          <w:rFonts w:ascii="宋体" w:hAnsi="宋体" w:eastAsia="宋体" w:cs="宋体"/>
          <w:strike/>
          <w:color w:val="999999"/>
          <w:sz w:val="24"/>
          <w:szCs w:val="24"/>
        </w:rPr>
        <w:t>及</w:t>
      </w:r>
      <w:r>
        <w:rPr>
          <w:rFonts w:ascii="宋体" w:hAnsi="宋体" w:eastAsia="宋体" w:cs="宋体"/>
          <w:color w:val="FF0000"/>
          <w:sz w:val="24"/>
          <w:szCs w:val="24"/>
        </w:rPr>
        <w:t>在24小</w:t>
      </w:r>
      <w:r>
        <w:rPr>
          <w:rFonts w:ascii="宋体" w:hAnsi="宋体" w:eastAsia="宋体" w:cs="宋体"/>
          <w:sz w:val="24"/>
          <w:szCs w:val="24"/>
        </w:rPr>
        <w:t>时</w:t>
      </w:r>
      <w:r>
        <w:rPr>
          <w:rFonts w:ascii="宋体" w:hAnsi="宋体" w:eastAsia="宋体" w:cs="宋体"/>
          <w:color w:val="FF0000"/>
          <w:sz w:val="24"/>
          <w:szCs w:val="24"/>
        </w:rPr>
        <w:t>内书面</w:t>
      </w:r>
      <w:r>
        <w:rPr>
          <w:rFonts w:ascii="宋体" w:hAnsi="宋体" w:eastAsia="宋体" w:cs="宋体"/>
          <w:sz w:val="24"/>
          <w:szCs w:val="24"/>
        </w:rPr>
        <w:t>通知甲方</w:t>
      </w:r>
      <w:r>
        <w:rPr>
          <w:rFonts w:ascii="宋体" w:hAnsi="宋体" w:eastAsia="宋体" w:cs="宋体"/>
          <w:color w:val="FF0000"/>
          <w:sz w:val="24"/>
          <w:szCs w:val="24"/>
        </w:rPr>
        <w:t>，</w:t>
      </w:r>
      <w:r>
        <w:rPr>
          <w:rFonts w:ascii="宋体" w:hAnsi="宋体" w:eastAsia="宋体" w:cs="宋体"/>
          <w:sz w:val="24"/>
          <w:szCs w:val="24"/>
        </w:rPr>
        <w:t>并负责维修或按</w:t>
      </w:r>
      <w:r>
        <w:rPr>
          <w:rFonts w:ascii="宋体" w:hAnsi="宋体" w:eastAsia="宋体" w:cs="宋体"/>
          <w:color w:val="FF0000"/>
          <w:sz w:val="24"/>
          <w:szCs w:val="24"/>
        </w:rPr>
        <w:t>甲方采购</w:t>
      </w:r>
      <w:r>
        <w:rPr>
          <w:rFonts w:ascii="宋体" w:hAnsi="宋体" w:eastAsia="宋体" w:cs="宋体"/>
          <w:sz w:val="24"/>
          <w:szCs w:val="24"/>
        </w:rPr>
        <w:t>原价</w:t>
      </w:r>
      <w:r>
        <w:rPr>
          <w:rFonts w:ascii="宋体" w:hAnsi="宋体" w:eastAsia="宋体" w:cs="宋体"/>
          <w:color w:val="FF0000"/>
          <w:sz w:val="24"/>
          <w:szCs w:val="24"/>
        </w:rPr>
        <w:t>（甲方提供采购凭证）</w:t>
      </w:r>
      <w:r>
        <w:rPr>
          <w:rFonts w:ascii="宋体" w:hAnsi="宋体" w:eastAsia="宋体" w:cs="宋体"/>
          <w:sz w:val="24"/>
          <w:szCs w:val="24"/>
        </w:rPr>
        <w:t>赔偿</w:t>
      </w:r>
      <w:r>
        <w:rPr>
          <w:rFonts w:ascii="宋体" w:hAnsi="宋体" w:eastAsia="宋体" w:cs="宋体"/>
          <w:color w:val="FF0000"/>
          <w:sz w:val="24"/>
          <w:szCs w:val="24"/>
        </w:rPr>
        <w:t>；若因乙方保管不善导致物资无法正常使用影响甲方品牌展示的，乙方需同时赔偿甲方相应的品牌损失</w:t>
      </w:r>
      <w:r>
        <w:rPr>
          <w:rFonts w:ascii="宋体" w:hAnsi="宋体" w:eastAsia="宋体" w:cs="宋体"/>
          <w:sz w:val="24"/>
          <w:szCs w:val="24"/>
        </w:rPr>
        <w:t>。</w:t>
      </w:r>
    </w:p>
  </w:comment>
  <w:comment w:id="11" w:author="Mia" w:date="2026-01-07T17:19:22Z" w:initials="">
    <w:p w14:paraId="56B2145C">
      <w:r>
        <w:rPr>
          <w:rFonts w:ascii="宋体" w:hAnsi="宋体" w:eastAsia="宋体" w:cs="宋体"/>
          <w:sz w:val="24"/>
          <w:szCs w:val="24"/>
        </w:rPr>
        <w:t>【风险点】乙方品牌推广执行力度不足</w:t>
      </w:r>
      <w:r>
        <w:rPr>
          <w:rFonts w:ascii="宋体" w:hAnsi="宋体" w:eastAsia="宋体" w:cs="宋体"/>
          <w:sz w:val="24"/>
          <w:szCs w:val="24"/>
        </w:rPr>
        <w:br w:type="textWrapping"/>
      </w:r>
      <w:r>
        <w:rPr>
          <w:rFonts w:ascii="宋体" w:hAnsi="宋体" w:eastAsia="宋体" w:cs="宋体"/>
          <w:sz w:val="24"/>
          <w:szCs w:val="24"/>
        </w:rPr>
        <w:t>【说明】原条款仅要求乙方主动推荐，缺乏具体执行要求，可能导致推广流于形式。修改后要求将品牌推荐纳入员工日常服务规范，强化乙方推广义务，提升我方品牌曝光效果。</w:t>
      </w:r>
      <w:r>
        <w:rPr>
          <w:rFonts w:ascii="宋体" w:hAnsi="宋体" w:eastAsia="宋体" w:cs="宋体"/>
          <w:sz w:val="24"/>
          <w:szCs w:val="24"/>
        </w:rPr>
        <w:br w:type="textWrapping"/>
      </w:r>
      <w:r>
        <w:rPr>
          <w:rFonts w:ascii="宋体" w:hAnsi="宋体" w:eastAsia="宋体" w:cs="宋体"/>
          <w:sz w:val="24"/>
          <w:szCs w:val="24"/>
        </w:rPr>
        <w:t>【修改建议】主动向球馆客户介绍、推荐品牌及产品，</w:t>
      </w:r>
      <w:r>
        <w:rPr>
          <w:rFonts w:ascii="宋体" w:hAnsi="宋体" w:eastAsia="宋体" w:cs="宋体"/>
          <w:color w:val="FF0000"/>
          <w:sz w:val="24"/>
          <w:szCs w:val="24"/>
        </w:rPr>
        <w:t>将品牌及产品的推荐纳入员工日常服务规范，</w:t>
      </w:r>
      <w:r>
        <w:rPr>
          <w:rFonts w:ascii="宋体" w:hAnsi="宋体" w:eastAsia="宋体" w:cs="宋体"/>
          <w:sz w:val="24"/>
          <w:szCs w:val="24"/>
        </w:rPr>
        <w:t>配合甲方的品牌推广需求，不得故意诋毁或误导客户。</w:t>
      </w:r>
    </w:p>
  </w:comment>
  <w:comment w:id="12" w:author="Mia" w:date="2026-01-07T17:25:22Z" w:initials="">
    <w:p w14:paraId="701D7870">
      <w:r>
        <w:rPr>
          <w:rFonts w:ascii="宋体" w:hAnsi="宋体" w:eastAsia="宋体" w:cs="宋体"/>
          <w:sz w:val="24"/>
          <w:szCs w:val="24"/>
        </w:rPr>
        <w:t>【风险点】甲方逾期交付物资解除权触发条件不合理</w:t>
      </w:r>
      <w:r>
        <w:rPr>
          <w:rFonts w:ascii="宋体" w:hAnsi="宋体" w:eastAsia="宋体" w:cs="宋体"/>
          <w:sz w:val="24"/>
          <w:szCs w:val="24"/>
        </w:rPr>
        <w:br w:type="textWrapping"/>
      </w:r>
      <w:r>
        <w:rPr>
          <w:rFonts w:ascii="宋体" w:hAnsi="宋体" w:eastAsia="宋体" w:cs="宋体"/>
          <w:sz w:val="24"/>
          <w:szCs w:val="24"/>
        </w:rPr>
        <w:t>【说明】原条款规定甲方逾期30日未交付物资即触发乙方解除权，未考虑不可控因素及补救措施，可能导致因短期、非主观恶意逾期直接解除协议。修改后为甲方预留合理沟通及补救空间，降低因偶发逾期导致协议被解除的风险。</w:t>
      </w:r>
      <w:r>
        <w:rPr>
          <w:rFonts w:ascii="宋体" w:hAnsi="宋体" w:eastAsia="宋体" w:cs="宋体"/>
          <w:sz w:val="24"/>
          <w:szCs w:val="24"/>
        </w:rPr>
        <w:br w:type="textWrapping"/>
      </w:r>
      <w:r>
        <w:rPr>
          <w:rFonts w:ascii="宋体" w:hAnsi="宋体" w:eastAsia="宋体" w:cs="宋体"/>
          <w:sz w:val="24"/>
          <w:szCs w:val="24"/>
        </w:rPr>
        <w:t>【修改建议】若甲方未按本协议约定时间交付赞助物资，</w:t>
      </w:r>
      <w:r>
        <w:rPr>
          <w:rFonts w:ascii="宋体" w:hAnsi="宋体" w:eastAsia="宋体" w:cs="宋体"/>
          <w:color w:val="FF0000"/>
          <w:sz w:val="24"/>
          <w:szCs w:val="24"/>
        </w:rPr>
        <w:t>应及时书面通知乙方并说明原因，</w:t>
      </w:r>
      <w:r>
        <w:rPr>
          <w:rFonts w:ascii="宋体" w:hAnsi="宋体" w:eastAsia="宋体" w:cs="宋体"/>
          <w:sz w:val="24"/>
          <w:szCs w:val="24"/>
        </w:rPr>
        <w:t>逾期超过30日</w:t>
      </w:r>
      <w:r>
        <w:rPr>
          <w:rFonts w:ascii="宋体" w:hAnsi="宋体" w:eastAsia="宋体" w:cs="宋体"/>
          <w:color w:val="FF0000"/>
          <w:sz w:val="24"/>
          <w:szCs w:val="24"/>
        </w:rPr>
        <w:t>且未采取有效补救措施</w:t>
      </w:r>
      <w:r>
        <w:rPr>
          <w:rFonts w:ascii="宋体" w:hAnsi="宋体" w:eastAsia="宋体" w:cs="宋体"/>
          <w:sz w:val="24"/>
          <w:szCs w:val="24"/>
        </w:rPr>
        <w:t>的，乙方有权解除本协议。</w:t>
      </w:r>
    </w:p>
  </w:comment>
  <w:comment w:id="13" w:author="Mia" w:date="2026-01-07T17:29:22Z" w:initials="">
    <w:p w14:paraId="470D8CAB">
      <w:r>
        <w:rPr>
          <w:rFonts w:ascii="宋体" w:hAnsi="宋体" w:eastAsia="宋体" w:cs="宋体"/>
          <w:sz w:val="24"/>
          <w:szCs w:val="24"/>
        </w:rPr>
        <w:t>【风险点】违约责任范围及整改期限不明确</w:t>
      </w:r>
      <w:r>
        <w:rPr>
          <w:rFonts w:ascii="宋体" w:hAnsi="宋体" w:eastAsia="宋体" w:cs="宋体"/>
          <w:sz w:val="24"/>
          <w:szCs w:val="24"/>
        </w:rPr>
        <w:br w:type="textWrapping"/>
      </w:r>
      <w:r>
        <w:rPr>
          <w:rFonts w:ascii="宋体" w:hAnsi="宋体" w:eastAsia="宋体" w:cs="宋体"/>
          <w:sz w:val="24"/>
          <w:szCs w:val="24"/>
        </w:rPr>
        <w:t>【说明】原条款未明确乙方整改期限，可能导致拖延，且“全部损失”范围过宽且难以举证，司法实践中存在不被支持的风险。修改后明确15个工作日整改期限，赔偿范围具体明确且具有可操作性，同时确保违约责任归属于乙方，维护我方合法权益。</w:t>
      </w:r>
      <w:r>
        <w:rPr>
          <w:rFonts w:ascii="宋体" w:hAnsi="宋体" w:eastAsia="宋体" w:cs="宋体"/>
          <w:sz w:val="24"/>
          <w:szCs w:val="24"/>
        </w:rPr>
        <w:br w:type="textWrapping"/>
      </w:r>
      <w:r>
        <w:rPr>
          <w:rFonts w:ascii="宋体" w:hAnsi="宋体" w:eastAsia="宋体" w:cs="宋体"/>
          <w:sz w:val="24"/>
          <w:szCs w:val="24"/>
        </w:rPr>
        <w:t>【修改建议】若乙方未按本协议约定完成冠名、logo喷涂、广告位提供等品牌曝光权益落地，或未通过验收且逾期未整改，甲方有权要求乙方</w:t>
      </w:r>
      <w:r>
        <w:rPr>
          <w:rFonts w:ascii="宋体" w:hAnsi="宋体" w:eastAsia="宋体" w:cs="宋体"/>
          <w:color w:val="FF0000"/>
          <w:sz w:val="24"/>
          <w:szCs w:val="24"/>
        </w:rPr>
        <w:t>在15个工作日内</w:t>
      </w:r>
      <w:r>
        <w:rPr>
          <w:rFonts w:ascii="宋体" w:hAnsi="宋体" w:eastAsia="宋体" w:cs="宋体"/>
          <w:sz w:val="24"/>
          <w:szCs w:val="24"/>
        </w:rPr>
        <w:t>限期整改，整改无效</w:t>
      </w:r>
      <w:r>
        <w:rPr>
          <w:rFonts w:ascii="宋体" w:hAnsi="宋体" w:eastAsia="宋体" w:cs="宋体"/>
          <w:color w:val="FF0000"/>
          <w:sz w:val="24"/>
          <w:szCs w:val="24"/>
        </w:rPr>
        <w:t>或逾期未整改</w:t>
      </w:r>
      <w:r>
        <w:rPr>
          <w:rFonts w:ascii="宋体" w:hAnsi="宋体" w:eastAsia="宋体" w:cs="宋体"/>
          <w:sz w:val="24"/>
          <w:szCs w:val="24"/>
        </w:rPr>
        <w:t>的，甲方有权解除本协议，并</w:t>
      </w:r>
      <w:r>
        <w:rPr>
          <w:rFonts w:ascii="宋体" w:hAnsi="宋体" w:eastAsia="宋体" w:cs="宋体"/>
          <w:color w:val="FF0000"/>
          <w:sz w:val="24"/>
          <w:szCs w:val="24"/>
        </w:rPr>
        <w:t>要求乙方</w:t>
      </w:r>
      <w:r>
        <w:rPr>
          <w:rFonts w:ascii="宋体" w:hAnsi="宋体" w:eastAsia="宋体" w:cs="宋体"/>
          <w:sz w:val="24"/>
          <w:szCs w:val="24"/>
        </w:rPr>
        <w:t>赔偿甲方因此</w:t>
      </w:r>
      <w:r>
        <w:rPr>
          <w:rFonts w:ascii="宋体" w:hAnsi="宋体" w:eastAsia="宋体" w:cs="宋体"/>
          <w:strike/>
          <w:color w:val="999999"/>
          <w:sz w:val="24"/>
          <w:szCs w:val="24"/>
        </w:rPr>
        <w:t>造成</w:t>
      </w:r>
      <w:r>
        <w:rPr>
          <w:rFonts w:ascii="宋体" w:hAnsi="宋体" w:eastAsia="宋体" w:cs="宋体"/>
          <w:color w:val="FF0000"/>
          <w:sz w:val="24"/>
          <w:szCs w:val="24"/>
        </w:rPr>
        <w:t>遭受</w:t>
      </w:r>
      <w:r>
        <w:rPr>
          <w:rFonts w:ascii="宋体" w:hAnsi="宋体" w:eastAsia="宋体" w:cs="宋体"/>
          <w:sz w:val="24"/>
          <w:szCs w:val="24"/>
        </w:rPr>
        <w:t>的</w:t>
      </w:r>
      <w:r>
        <w:rPr>
          <w:rFonts w:ascii="宋体" w:hAnsi="宋体" w:eastAsia="宋体" w:cs="宋体"/>
          <w:strike/>
          <w:color w:val="999999"/>
          <w:sz w:val="24"/>
          <w:szCs w:val="24"/>
        </w:rPr>
        <w:t>全部</w:t>
      </w:r>
      <w:r>
        <w:rPr>
          <w:rFonts w:ascii="宋体" w:hAnsi="宋体" w:eastAsia="宋体" w:cs="宋体"/>
          <w:color w:val="FF0000"/>
          <w:sz w:val="24"/>
          <w:szCs w:val="24"/>
        </w:rPr>
        <w:t>实际</w:t>
      </w:r>
      <w:r>
        <w:rPr>
          <w:rFonts w:ascii="宋体" w:hAnsi="宋体" w:eastAsia="宋体" w:cs="宋体"/>
          <w:sz w:val="24"/>
          <w:szCs w:val="24"/>
        </w:rPr>
        <w:t>损失（包括</w:t>
      </w:r>
      <w:r>
        <w:rPr>
          <w:rFonts w:ascii="宋体" w:hAnsi="宋体" w:eastAsia="宋体" w:cs="宋体"/>
          <w:strike/>
          <w:color w:val="999999"/>
          <w:sz w:val="24"/>
          <w:szCs w:val="24"/>
        </w:rPr>
        <w:t>但不限于</w:t>
      </w:r>
      <w:r>
        <w:rPr>
          <w:rFonts w:ascii="宋体" w:hAnsi="宋体" w:eastAsia="宋体" w:cs="宋体"/>
          <w:sz w:val="24"/>
          <w:szCs w:val="24"/>
        </w:rPr>
        <w:t>物资成本</w:t>
      </w:r>
      <w:r>
        <w:rPr>
          <w:rFonts w:ascii="宋体" w:hAnsi="宋体" w:eastAsia="宋体" w:cs="宋体"/>
          <w:strike/>
          <w:color w:val="999999"/>
          <w:sz w:val="24"/>
          <w:szCs w:val="24"/>
        </w:rPr>
        <w:t>、品牌</w:t>
      </w:r>
      <w:r>
        <w:rPr>
          <w:rFonts w:ascii="宋体" w:hAnsi="宋体" w:eastAsia="宋体" w:cs="宋体"/>
          <w:color w:val="FF0000"/>
          <w:sz w:val="24"/>
          <w:szCs w:val="24"/>
        </w:rPr>
        <w:t>及甲方为本项目已实际支出的</w:t>
      </w:r>
      <w:r>
        <w:rPr>
          <w:rFonts w:ascii="宋体" w:hAnsi="宋体" w:eastAsia="宋体" w:cs="宋体"/>
          <w:sz w:val="24"/>
          <w:szCs w:val="24"/>
        </w:rPr>
        <w:t>推广</w:t>
      </w:r>
      <w:r>
        <w:rPr>
          <w:rFonts w:ascii="宋体" w:hAnsi="宋体" w:eastAsia="宋体" w:cs="宋体"/>
          <w:strike/>
          <w:color w:val="999999"/>
          <w:sz w:val="24"/>
          <w:szCs w:val="24"/>
        </w:rPr>
        <w:t>损失等</w:t>
      </w:r>
      <w:r>
        <w:rPr>
          <w:rFonts w:ascii="宋体" w:hAnsi="宋体" w:eastAsia="宋体" w:cs="宋体"/>
          <w:color w:val="FF0000"/>
          <w:sz w:val="24"/>
          <w:szCs w:val="24"/>
        </w:rPr>
        <w:t>费用</w:t>
      </w:r>
      <w:r>
        <w:rPr>
          <w:rFonts w:ascii="宋体" w:hAnsi="宋体" w:eastAsia="宋体" w:cs="宋体"/>
          <w:sz w:val="24"/>
          <w:szCs w:val="24"/>
        </w:rPr>
        <w:t>）。</w:t>
      </w:r>
    </w:p>
  </w:comment>
  <w:comment w:id="14" w:author="Mia" w:date="2026-01-07T17:32:22Z" w:initials="">
    <w:p w14:paraId="51AB87BB">
      <w:r>
        <w:rPr>
          <w:rFonts w:ascii="宋体" w:hAnsi="宋体" w:eastAsia="宋体" w:cs="宋体"/>
          <w:sz w:val="24"/>
          <w:szCs w:val="24"/>
        </w:rPr>
        <w:t>【风险点】违约责任条款需明确违约金及损失赔偿范围</w:t>
      </w:r>
      <w:r>
        <w:rPr>
          <w:rFonts w:ascii="宋体" w:hAnsi="宋体" w:eastAsia="宋体" w:cs="宋体"/>
          <w:sz w:val="24"/>
          <w:szCs w:val="24"/>
        </w:rPr>
        <w:br w:type="textWrapping"/>
      </w:r>
      <w:r>
        <w:rPr>
          <w:rFonts w:ascii="宋体" w:hAnsi="宋体" w:eastAsia="宋体" w:cs="宋体"/>
          <w:sz w:val="24"/>
          <w:szCs w:val="24"/>
        </w:rPr>
        <w:t>【说明】原条款“全部损失”表述不明确，易引发争议。应明确违约金金额或计算方式，并对损失赔偿范围加以限制，以增强条款的可操作性和公平性，避免维权受阻。</w:t>
      </w:r>
      <w:r>
        <w:rPr>
          <w:rFonts w:ascii="宋体" w:hAnsi="宋体" w:eastAsia="宋体" w:cs="宋体"/>
          <w:sz w:val="24"/>
          <w:szCs w:val="24"/>
        </w:rPr>
        <w:br w:type="textWrapping"/>
      </w:r>
      <w:r>
        <w:rPr>
          <w:rFonts w:ascii="宋体" w:hAnsi="宋体" w:eastAsia="宋体" w:cs="宋体"/>
          <w:sz w:val="24"/>
          <w:szCs w:val="24"/>
        </w:rPr>
        <w:t>【修改建议】若乙方违反无竞品承诺，在球馆内引入甲方同品类竞品品牌信息，甲方有权要求乙方立即拆除相关信息；情节严重的，甲方有权解除本协议，乙方需</w:t>
      </w:r>
      <w:r>
        <w:rPr>
          <w:rFonts w:ascii="宋体" w:hAnsi="宋体" w:eastAsia="宋体" w:cs="宋体"/>
          <w:color w:val="FF0000"/>
          <w:sz w:val="24"/>
          <w:szCs w:val="24"/>
        </w:rPr>
        <w:t>向甲方支付【建议明确具体金额或计算方式】的违约金，并</w:t>
      </w:r>
      <w:r>
        <w:rPr>
          <w:rFonts w:ascii="宋体" w:hAnsi="宋体" w:eastAsia="宋体" w:cs="宋体"/>
          <w:sz w:val="24"/>
          <w:szCs w:val="24"/>
        </w:rPr>
        <w:t>赔偿甲方</w:t>
      </w:r>
      <w:r>
        <w:rPr>
          <w:rFonts w:ascii="宋体" w:hAnsi="宋体" w:eastAsia="宋体" w:cs="宋体"/>
          <w:strike/>
          <w:color w:val="999999"/>
          <w:sz w:val="24"/>
          <w:szCs w:val="24"/>
        </w:rPr>
        <w:t>全部</w:t>
      </w:r>
      <w:r>
        <w:rPr>
          <w:rFonts w:ascii="宋体" w:hAnsi="宋体" w:eastAsia="宋体" w:cs="宋体"/>
          <w:color w:val="FF0000"/>
          <w:sz w:val="24"/>
          <w:szCs w:val="24"/>
        </w:rPr>
        <w:t>因此遭受的实际</w:t>
      </w:r>
      <w:r>
        <w:rPr>
          <w:rFonts w:ascii="宋体" w:hAnsi="宋体" w:eastAsia="宋体" w:cs="宋体"/>
          <w:sz w:val="24"/>
          <w:szCs w:val="24"/>
        </w:rPr>
        <w:t>损失</w:t>
      </w:r>
      <w:r>
        <w:rPr>
          <w:rFonts w:ascii="宋体" w:hAnsi="宋体" w:eastAsia="宋体" w:cs="宋体"/>
          <w:color w:val="FF0000"/>
          <w:sz w:val="24"/>
          <w:szCs w:val="24"/>
        </w:rPr>
        <w:t>（损失赔偿额不得超过乙方订立合同时预见或应当预见的损失范围）</w:t>
      </w:r>
      <w:r>
        <w:rPr>
          <w:rFonts w:ascii="宋体" w:hAnsi="宋体" w:eastAsia="宋体" w:cs="宋体"/>
          <w:sz w:val="24"/>
          <w:szCs w:val="24"/>
        </w:rPr>
        <w:t>。</w:t>
      </w:r>
    </w:p>
  </w:comment>
  <w:comment w:id="15" w:author="Mia" w:date="2026-01-07T17:35:22Z" w:initials="">
    <w:p w14:paraId="650C48C5">
      <w:r>
        <w:rPr>
          <w:rFonts w:ascii="宋体" w:hAnsi="宋体" w:eastAsia="宋体" w:cs="宋体"/>
          <w:sz w:val="24"/>
          <w:szCs w:val="24"/>
        </w:rPr>
        <w:t>【风险点】损失赔偿表述不严谨</w:t>
      </w:r>
      <w:r>
        <w:rPr>
          <w:rFonts w:ascii="宋体" w:hAnsi="宋体" w:eastAsia="宋体" w:cs="宋体"/>
          <w:sz w:val="24"/>
          <w:szCs w:val="24"/>
        </w:rPr>
        <w:br w:type="textWrapping"/>
      </w:r>
      <w:r>
        <w:rPr>
          <w:rFonts w:ascii="宋体" w:hAnsi="宋体" w:eastAsia="宋体" w:cs="宋体"/>
          <w:sz w:val="24"/>
          <w:szCs w:val="24"/>
        </w:rPr>
        <w:t>【说明】原“乙方需赔偿甲方损失”表述过于笼统，修改后明确损失须为实际发生且与违约行为存在因果关系，避免对方就模糊条款提出不合理的赔偿要求，更好保护我方利益。</w:t>
      </w:r>
      <w:r>
        <w:rPr>
          <w:rFonts w:ascii="宋体" w:hAnsi="宋体" w:eastAsia="宋体" w:cs="宋体"/>
          <w:sz w:val="24"/>
          <w:szCs w:val="24"/>
        </w:rPr>
        <w:br w:type="textWrapping"/>
      </w:r>
      <w:r>
        <w:rPr>
          <w:rFonts w:ascii="宋体" w:hAnsi="宋体" w:eastAsia="宋体" w:cs="宋体"/>
          <w:sz w:val="24"/>
          <w:szCs w:val="24"/>
        </w:rPr>
        <w:t>【修改建议】若乙方擅自变更、删减冠名名称或遮挡、拆除甲方品牌曝光资源，甲方有权要求乙方限期恢复；逾期未恢复的，甲方有权解除本协议，乙方需赔偿甲方</w:t>
      </w:r>
      <w:r>
        <w:rPr>
          <w:rFonts w:ascii="宋体" w:hAnsi="宋体" w:eastAsia="宋体" w:cs="宋体"/>
          <w:color w:val="FF0000"/>
          <w:sz w:val="24"/>
          <w:szCs w:val="24"/>
        </w:rPr>
        <w:t>因此遭受的实际</w:t>
      </w:r>
      <w:r>
        <w:rPr>
          <w:rFonts w:ascii="宋体" w:hAnsi="宋体" w:eastAsia="宋体" w:cs="宋体"/>
          <w:sz w:val="24"/>
          <w:szCs w:val="24"/>
        </w:rPr>
        <w:t>损失。</w:t>
      </w:r>
    </w:p>
  </w:comment>
  <w:comment w:id="16" w:author="Mia" w:date="2026-01-07T17:42:22Z" w:initials="">
    <w:p w14:paraId="4181130E">
      <w:r>
        <w:rPr>
          <w:rFonts w:ascii="宋体" w:hAnsi="宋体" w:eastAsia="宋体" w:cs="宋体"/>
          <w:sz w:val="24"/>
          <w:szCs w:val="24"/>
        </w:rPr>
        <w:t>【风险点】协议解除条件标准模糊</w:t>
      </w:r>
      <w:r>
        <w:rPr>
          <w:rFonts w:ascii="宋体" w:hAnsi="宋体" w:eastAsia="宋体" w:cs="宋体"/>
          <w:sz w:val="24"/>
          <w:szCs w:val="24"/>
        </w:rPr>
        <w:br w:type="textWrapping"/>
      </w:r>
      <w:r>
        <w:rPr>
          <w:rFonts w:ascii="宋体" w:hAnsi="宋体" w:eastAsia="宋体" w:cs="宋体"/>
          <w:sz w:val="24"/>
          <w:szCs w:val="24"/>
        </w:rPr>
        <w:t>【说明】原“严重违反本协议约定”标准模糊，解释空间过大，可能被对方滥用。修改后将其与第五条具体违约情形挂钩，并增加“造成重大损害”作为判断标准，使协议解除权的行使条件更加明确和严格，防止我方因轻微履约瑕疵而面临被单方解约的风险。</w:t>
      </w:r>
      <w:r>
        <w:rPr>
          <w:rFonts w:ascii="宋体" w:hAnsi="宋体" w:eastAsia="宋体" w:cs="宋体"/>
          <w:sz w:val="24"/>
          <w:szCs w:val="24"/>
        </w:rPr>
        <w:br w:type="textWrapping"/>
      </w:r>
      <w:r>
        <w:rPr>
          <w:rFonts w:ascii="宋体" w:hAnsi="宋体" w:eastAsia="宋体" w:cs="宋体"/>
          <w:sz w:val="24"/>
          <w:szCs w:val="24"/>
        </w:rPr>
        <w:t>【修改建议】一方</w:t>
      </w:r>
      <w:r>
        <w:rPr>
          <w:rFonts w:ascii="宋体" w:hAnsi="宋体" w:eastAsia="宋体" w:cs="宋体"/>
          <w:strike/>
          <w:color w:val="999999"/>
          <w:sz w:val="24"/>
          <w:szCs w:val="24"/>
        </w:rPr>
        <w:t>严重</w:t>
      </w:r>
      <w:r>
        <w:rPr>
          <w:rFonts w:ascii="宋体" w:hAnsi="宋体" w:eastAsia="宋体" w:cs="宋体"/>
          <w:color w:val="FF0000"/>
          <w:sz w:val="24"/>
          <w:szCs w:val="24"/>
        </w:rPr>
        <w:t>发生本协议第五条约定的</w:t>
      </w:r>
      <w:r>
        <w:rPr>
          <w:rFonts w:ascii="宋体" w:hAnsi="宋体" w:eastAsia="宋体" w:cs="宋体"/>
          <w:sz w:val="24"/>
          <w:szCs w:val="24"/>
        </w:rPr>
        <w:t>违</w:t>
      </w:r>
      <w:r>
        <w:rPr>
          <w:rFonts w:ascii="宋体" w:hAnsi="宋体" w:eastAsia="宋体" w:cs="宋体"/>
          <w:color w:val="FF0000"/>
          <w:sz w:val="24"/>
          <w:szCs w:val="24"/>
        </w:rPr>
        <w:t>约情形，或违</w:t>
      </w:r>
      <w:r>
        <w:rPr>
          <w:rFonts w:ascii="宋体" w:hAnsi="宋体" w:eastAsia="宋体" w:cs="宋体"/>
          <w:sz w:val="24"/>
          <w:szCs w:val="24"/>
        </w:rPr>
        <w:t>反本协议</w:t>
      </w:r>
      <w:r>
        <w:rPr>
          <w:rFonts w:ascii="宋体" w:hAnsi="宋体" w:eastAsia="宋体" w:cs="宋体"/>
          <w:color w:val="FF0000"/>
          <w:sz w:val="24"/>
          <w:szCs w:val="24"/>
        </w:rPr>
        <w:t>其他</w:t>
      </w:r>
      <w:r>
        <w:rPr>
          <w:rFonts w:ascii="宋体" w:hAnsi="宋体" w:eastAsia="宋体" w:cs="宋体"/>
          <w:sz w:val="24"/>
          <w:szCs w:val="24"/>
        </w:rPr>
        <w:t>约定</w:t>
      </w:r>
      <w:r>
        <w:rPr>
          <w:rFonts w:ascii="宋体" w:hAnsi="宋体" w:eastAsia="宋体" w:cs="宋体"/>
          <w:strike/>
          <w:color w:val="999999"/>
          <w:sz w:val="24"/>
          <w:szCs w:val="24"/>
        </w:rPr>
        <w:t>，</w:t>
      </w:r>
      <w:r>
        <w:rPr>
          <w:rFonts w:ascii="宋体" w:hAnsi="宋体" w:eastAsia="宋体" w:cs="宋体"/>
          <w:color w:val="FF0000"/>
          <w:sz w:val="24"/>
          <w:szCs w:val="24"/>
        </w:rPr>
        <w:t>并</w:t>
      </w:r>
      <w:r>
        <w:rPr>
          <w:rFonts w:ascii="宋体" w:hAnsi="宋体" w:eastAsia="宋体" w:cs="宋体"/>
          <w:sz w:val="24"/>
          <w:szCs w:val="24"/>
        </w:rPr>
        <w:t>经</w:t>
      </w:r>
      <w:r>
        <w:rPr>
          <w:rFonts w:ascii="宋体" w:hAnsi="宋体" w:eastAsia="宋体" w:cs="宋体"/>
          <w:strike/>
          <w:color w:val="999999"/>
          <w:sz w:val="24"/>
          <w:szCs w:val="24"/>
        </w:rPr>
        <w:t>另一方</w:t>
      </w:r>
      <w:r>
        <w:rPr>
          <w:rFonts w:ascii="宋体" w:hAnsi="宋体" w:eastAsia="宋体" w:cs="宋体"/>
          <w:color w:val="FF0000"/>
          <w:sz w:val="24"/>
          <w:szCs w:val="24"/>
        </w:rPr>
        <w:t>书面</w:t>
      </w:r>
      <w:r>
        <w:rPr>
          <w:rFonts w:ascii="宋体" w:hAnsi="宋体" w:eastAsia="宋体" w:cs="宋体"/>
          <w:sz w:val="24"/>
          <w:szCs w:val="24"/>
        </w:rPr>
        <w:t>催告后</w:t>
      </w:r>
      <w:r>
        <w:rPr>
          <w:rFonts w:ascii="宋体" w:hAnsi="宋体" w:eastAsia="宋体" w:cs="宋体"/>
          <w:color w:val="FF0000"/>
          <w:sz w:val="24"/>
          <w:szCs w:val="24"/>
        </w:rPr>
        <w:t>【】日内</w:t>
      </w:r>
      <w:r>
        <w:rPr>
          <w:rFonts w:ascii="宋体" w:hAnsi="宋体" w:eastAsia="宋体" w:cs="宋体"/>
          <w:sz w:val="24"/>
          <w:szCs w:val="24"/>
        </w:rPr>
        <w:t>仍未</w:t>
      </w:r>
      <w:r>
        <w:rPr>
          <w:rFonts w:ascii="宋体" w:hAnsi="宋体" w:eastAsia="宋体" w:cs="宋体"/>
          <w:strike/>
          <w:color w:val="999999"/>
          <w:sz w:val="24"/>
          <w:szCs w:val="24"/>
        </w:rPr>
        <w:t>整改</w:t>
      </w:r>
      <w:r>
        <w:rPr>
          <w:rFonts w:ascii="宋体" w:hAnsi="宋体" w:eastAsia="宋体" w:cs="宋体"/>
          <w:color w:val="FF0000"/>
          <w:sz w:val="24"/>
          <w:szCs w:val="24"/>
        </w:rPr>
        <w:t>纠正，给守约方造成重大损害</w:t>
      </w:r>
      <w:r>
        <w:rPr>
          <w:rFonts w:ascii="宋体" w:hAnsi="宋体" w:eastAsia="宋体" w:cs="宋体"/>
          <w:sz w:val="24"/>
          <w:szCs w:val="24"/>
        </w:rPr>
        <w:t>的，另一方有权解除本协议。</w:t>
      </w:r>
    </w:p>
  </w:comment>
  <w:comment w:id="17" w:author="Mia" w:date="2026-01-07T17:45:22Z" w:initials="">
    <w:p w14:paraId="4DEB755A">
      <w:r>
        <w:rPr>
          <w:rFonts w:ascii="宋体" w:hAnsi="宋体" w:eastAsia="宋体" w:cs="宋体"/>
          <w:sz w:val="24"/>
          <w:szCs w:val="24"/>
        </w:rPr>
        <w:t>【风险点】物资收回时限不明确</w:t>
      </w:r>
      <w:r>
        <w:rPr>
          <w:rFonts w:ascii="宋体" w:hAnsi="宋体" w:eastAsia="宋体" w:cs="宋体"/>
          <w:sz w:val="24"/>
          <w:szCs w:val="24"/>
        </w:rPr>
        <w:br w:type="textWrapping"/>
      </w:r>
      <w:r>
        <w:rPr>
          <w:rFonts w:ascii="宋体" w:hAnsi="宋体" w:eastAsia="宋体" w:cs="宋体"/>
          <w:sz w:val="24"/>
          <w:szCs w:val="24"/>
        </w:rPr>
        <w:t>【说明】原条款未明确甲方提出收回物资及乙方返还的具体时限，可能导致返还流程拖延或产生争议。修改后明确双方操作时限，便于后续执行和纠纷处理。</w:t>
      </w:r>
      <w:r>
        <w:rPr>
          <w:rFonts w:ascii="宋体" w:hAnsi="宋体" w:eastAsia="宋体" w:cs="宋体"/>
          <w:sz w:val="24"/>
          <w:szCs w:val="24"/>
        </w:rPr>
        <w:br w:type="textWrapping"/>
      </w:r>
      <w:r>
        <w:rPr>
          <w:rFonts w:ascii="宋体" w:hAnsi="宋体" w:eastAsia="宋体" w:cs="宋体"/>
          <w:sz w:val="24"/>
          <w:szCs w:val="24"/>
        </w:rPr>
        <w:t>【修改建议】协议解除或终止后，乙方需停止使用“”冠名名称及品牌相关标识，若甲方同意乙方继续使用赞助物资，物资所有权归乙方所有；若甲方要求收回物资，</w:t>
      </w:r>
      <w:r>
        <w:rPr>
          <w:rFonts w:ascii="宋体" w:hAnsi="宋体" w:eastAsia="宋体" w:cs="宋体"/>
          <w:color w:val="FF0000"/>
          <w:sz w:val="24"/>
          <w:szCs w:val="24"/>
        </w:rPr>
        <w:t>应在协议解除或终止后15个工作日内书面提出，</w:t>
      </w:r>
      <w:r>
        <w:rPr>
          <w:rFonts w:ascii="宋体" w:hAnsi="宋体" w:eastAsia="宋体" w:cs="宋体"/>
          <w:sz w:val="24"/>
          <w:szCs w:val="24"/>
        </w:rPr>
        <w:t>乙方需</w:t>
      </w:r>
      <w:r>
        <w:rPr>
          <w:rFonts w:ascii="宋体" w:hAnsi="宋体" w:eastAsia="宋体" w:cs="宋体"/>
          <w:color w:val="FF0000"/>
          <w:sz w:val="24"/>
          <w:szCs w:val="24"/>
        </w:rPr>
        <w:t>在收到甲方通知后10个工作日内</w:t>
      </w:r>
      <w:r>
        <w:rPr>
          <w:rFonts w:ascii="宋体" w:hAnsi="宋体" w:eastAsia="宋体" w:cs="宋体"/>
          <w:sz w:val="24"/>
          <w:szCs w:val="24"/>
        </w:rPr>
        <w:t>配合返还（正常使用损耗除外）。</w:t>
      </w:r>
    </w:p>
  </w:comment>
  <w:comment w:id="18" w:author="Mia" w:date="2026-01-07T17:51:22Z" w:initials="">
    <w:p w14:paraId="48B284D4">
      <w:r>
        <w:rPr>
          <w:rFonts w:ascii="宋体" w:hAnsi="宋体" w:eastAsia="宋体" w:cs="宋体"/>
          <w:sz w:val="24"/>
          <w:szCs w:val="24"/>
        </w:rPr>
        <w:t>【风险点】争议管辖对我方不利</w:t>
      </w:r>
      <w:r>
        <w:rPr>
          <w:rFonts w:ascii="宋体" w:hAnsi="宋体" w:eastAsia="宋体" w:cs="宋体"/>
          <w:sz w:val="24"/>
          <w:szCs w:val="24"/>
        </w:rPr>
        <w:br w:type="textWrapping"/>
      </w:r>
      <w:r>
        <w:rPr>
          <w:rFonts w:ascii="宋体" w:hAnsi="宋体" w:eastAsia="宋体" w:cs="宋体"/>
          <w:sz w:val="24"/>
          <w:szCs w:val="24"/>
        </w:rPr>
        <w:t>【说明】原条款约定由乙方球馆所在地法院管辖，若发生争议将增加我方诉讼成本和不便。修改为甲方联系地址所在地法院管辖，有利于降低我方维权成本，提高诉讼效率。</w:t>
      </w:r>
      <w:r>
        <w:rPr>
          <w:rFonts w:ascii="宋体" w:hAnsi="宋体" w:eastAsia="宋体" w:cs="宋体"/>
          <w:sz w:val="24"/>
          <w:szCs w:val="24"/>
        </w:rPr>
        <w:br w:type="textWrapping"/>
      </w:r>
      <w:r>
        <w:rPr>
          <w:rFonts w:ascii="宋体" w:hAnsi="宋体" w:eastAsia="宋体" w:cs="宋体"/>
          <w:sz w:val="24"/>
          <w:szCs w:val="24"/>
        </w:rPr>
        <w:t>【修改建议】本协议履行过程中发生的任何争议，双方应首先友好协商解决；协商不成的，任何一方均有权向</w:t>
      </w:r>
      <w:r>
        <w:rPr>
          <w:rFonts w:ascii="宋体" w:hAnsi="宋体" w:eastAsia="宋体" w:cs="宋体"/>
          <w:strike/>
          <w:color w:val="999999"/>
          <w:sz w:val="24"/>
          <w:szCs w:val="24"/>
        </w:rPr>
        <w:t>乙</w:t>
      </w:r>
      <w:r>
        <w:rPr>
          <w:rFonts w:ascii="宋体" w:hAnsi="宋体" w:eastAsia="宋体" w:cs="宋体"/>
          <w:color w:val="FF0000"/>
          <w:sz w:val="24"/>
          <w:szCs w:val="24"/>
        </w:rPr>
        <w:t>甲</w:t>
      </w:r>
      <w:r>
        <w:rPr>
          <w:rFonts w:ascii="宋体" w:hAnsi="宋体" w:eastAsia="宋体" w:cs="宋体"/>
          <w:sz w:val="24"/>
          <w:szCs w:val="24"/>
        </w:rPr>
        <w:t>方</w:t>
      </w:r>
      <w:r>
        <w:rPr>
          <w:rFonts w:ascii="宋体" w:hAnsi="宋体" w:eastAsia="宋体" w:cs="宋体"/>
          <w:strike/>
          <w:color w:val="999999"/>
          <w:sz w:val="24"/>
          <w:szCs w:val="24"/>
        </w:rPr>
        <w:t>球馆</w:t>
      </w:r>
      <w:r>
        <w:rPr>
          <w:rFonts w:ascii="宋体" w:hAnsi="宋体" w:eastAsia="宋体" w:cs="宋体"/>
          <w:color w:val="FF0000"/>
          <w:sz w:val="24"/>
          <w:szCs w:val="24"/>
        </w:rPr>
        <w:t>联系地址</w:t>
      </w:r>
      <w:r>
        <w:rPr>
          <w:rFonts w:ascii="宋体" w:hAnsi="宋体" w:eastAsia="宋体" w:cs="宋体"/>
          <w:sz w:val="24"/>
          <w:szCs w:val="24"/>
        </w:rPr>
        <w:t>所在地</w:t>
      </w:r>
      <w:r>
        <w:rPr>
          <w:rFonts w:ascii="宋体" w:hAnsi="宋体" w:eastAsia="宋体" w:cs="宋体"/>
          <w:color w:val="FF0000"/>
          <w:sz w:val="24"/>
          <w:szCs w:val="24"/>
        </w:rPr>
        <w:t>有管辖权的</w:t>
      </w:r>
      <w:r>
        <w:rPr>
          <w:rFonts w:ascii="宋体" w:hAnsi="宋体" w:eastAsia="宋体" w:cs="宋体"/>
          <w:sz w:val="24"/>
          <w:szCs w:val="24"/>
        </w:rPr>
        <w:t>人民法院提起诉讼。</w:t>
      </w:r>
    </w:p>
  </w:comment>
  <w:comment w:id="19" w:author="Mia" w:date="2026-01-07T17:57:22Z" w:initials="">
    <w:p w14:paraId="50B90CCB">
      <w:r>
        <w:rPr>
          <w:rFonts w:ascii="宋体" w:hAnsi="宋体" w:eastAsia="宋体" w:cs="宋体"/>
          <w:sz w:val="24"/>
          <w:szCs w:val="24"/>
        </w:rPr>
        <w:t>【风险点】合同生效条件表述需明确规范</w:t>
      </w:r>
      <w:r>
        <w:rPr>
          <w:rFonts w:ascii="宋体" w:hAnsi="宋体" w:eastAsia="宋体" w:cs="宋体"/>
          <w:sz w:val="24"/>
          <w:szCs w:val="24"/>
        </w:rPr>
        <w:br w:type="textWrapping"/>
      </w:r>
      <w:r>
        <w:rPr>
          <w:rFonts w:ascii="宋体" w:hAnsi="宋体" w:eastAsia="宋体" w:cs="宋体"/>
          <w:sz w:val="24"/>
          <w:szCs w:val="24"/>
        </w:rPr>
        <w:t>【说明】原条款“签字盖章”表述不明确，易引发“签字并盖章”还是“签字或盖章”的争议。优化为“签字并加盖公章或合同专用章”，明确合同生效条件，避免未来因形式瑕疵导致合同效力争议。</w:t>
      </w:r>
      <w:r>
        <w:rPr>
          <w:rFonts w:ascii="宋体" w:hAnsi="宋体" w:eastAsia="宋体" w:cs="宋体"/>
          <w:sz w:val="24"/>
          <w:szCs w:val="24"/>
        </w:rPr>
        <w:br w:type="textWrapping"/>
      </w:r>
      <w:r>
        <w:rPr>
          <w:rFonts w:ascii="宋体" w:hAnsi="宋体" w:eastAsia="宋体" w:cs="宋体"/>
          <w:sz w:val="24"/>
          <w:szCs w:val="24"/>
        </w:rPr>
        <w:t>【修改建议】本协议一式两份，甲乙双方各执一份，自双方</w:t>
      </w:r>
      <w:r>
        <w:rPr>
          <w:rFonts w:ascii="宋体" w:hAnsi="宋体" w:eastAsia="宋体" w:cs="宋体"/>
          <w:color w:val="FF0000"/>
          <w:sz w:val="24"/>
          <w:szCs w:val="24"/>
        </w:rPr>
        <w:t>法定代表人或授权代表</w:t>
      </w:r>
      <w:r>
        <w:rPr>
          <w:rFonts w:ascii="宋体" w:hAnsi="宋体" w:eastAsia="宋体" w:cs="宋体"/>
          <w:sz w:val="24"/>
          <w:szCs w:val="24"/>
        </w:rPr>
        <w:t>签字</w:t>
      </w:r>
      <w:r>
        <w:rPr>
          <w:rFonts w:ascii="宋体" w:hAnsi="宋体" w:eastAsia="宋体" w:cs="宋体"/>
          <w:color w:val="FF0000"/>
          <w:sz w:val="24"/>
          <w:szCs w:val="24"/>
        </w:rPr>
        <w:t>并加</w:t>
      </w:r>
      <w:r>
        <w:rPr>
          <w:rFonts w:ascii="宋体" w:hAnsi="宋体" w:eastAsia="宋体" w:cs="宋体"/>
          <w:sz w:val="24"/>
          <w:szCs w:val="24"/>
        </w:rPr>
        <w:t>盖</w:t>
      </w:r>
      <w:r>
        <w:rPr>
          <w:rFonts w:ascii="宋体" w:hAnsi="宋体" w:eastAsia="宋体" w:cs="宋体"/>
          <w:color w:val="FF0000"/>
          <w:sz w:val="24"/>
          <w:szCs w:val="24"/>
        </w:rPr>
        <w:t>公</w:t>
      </w:r>
      <w:r>
        <w:rPr>
          <w:rFonts w:ascii="宋体" w:hAnsi="宋体" w:eastAsia="宋体" w:cs="宋体"/>
          <w:sz w:val="24"/>
          <w:szCs w:val="24"/>
        </w:rPr>
        <w:t>章</w:t>
      </w:r>
      <w:r>
        <w:rPr>
          <w:rFonts w:ascii="宋体" w:hAnsi="宋体" w:eastAsia="宋体" w:cs="宋体"/>
          <w:color w:val="FF0000"/>
          <w:sz w:val="24"/>
          <w:szCs w:val="24"/>
        </w:rPr>
        <w:t>或合同专用章</w:t>
      </w:r>
      <w:r>
        <w:rPr>
          <w:rFonts w:ascii="宋体" w:hAnsi="宋体" w:eastAsia="宋体" w:cs="宋体"/>
          <w:sz w:val="24"/>
          <w:szCs w:val="24"/>
        </w:rPr>
        <w:t>之日起生效，具有同等法律效力。</w:t>
      </w:r>
    </w:p>
  </w:comment>
  <w:comment w:id="20" w:author="Mia" w:date="2026-01-07T18:10:22Z" w:initials="">
    <w:p w14:paraId="37855C4D">
      <w:r>
        <w:rPr>
          <w:rFonts w:ascii="宋体" w:hAnsi="宋体" w:eastAsia="宋体" w:cs="宋体"/>
          <w:sz w:val="24"/>
          <w:szCs w:val="24"/>
        </w:rPr>
        <w:t>【风险点】合同签订日期未填写</w:t>
      </w:r>
      <w:r>
        <w:rPr>
          <w:rFonts w:ascii="宋体" w:hAnsi="宋体" w:eastAsia="宋体" w:cs="宋体"/>
          <w:sz w:val="24"/>
          <w:szCs w:val="24"/>
        </w:rPr>
        <w:br w:type="textWrapping"/>
      </w:r>
      <w:r>
        <w:rPr>
          <w:rFonts w:ascii="宋体" w:hAnsi="宋体" w:eastAsia="宋体" w:cs="宋体"/>
          <w:sz w:val="24"/>
          <w:szCs w:val="24"/>
        </w:rPr>
        <w:t>【说明】甲方和乙方的“日期”均为空，合同签订日期未填写，可能影响合同生效时间及相关义务履行期限的起算。建议补充完整双方签订日期。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E4BCCA" w15:done="0"/>
  <w15:commentEx w15:paraId="72D448F8" w15:done="0"/>
  <w15:commentEx w15:paraId="059355A1" w15:done="0"/>
  <w15:commentEx w15:paraId="6DE7D2FE" w15:done="0"/>
  <w15:commentEx w15:paraId="4CC5D21F" w15:done="0"/>
  <w15:commentEx w15:paraId="04146F03" w15:done="0"/>
  <w15:commentEx w15:paraId="5090734B" w15:done="0"/>
  <w15:commentEx w15:paraId="08D912E5" w15:done="0"/>
  <w15:commentEx w15:paraId="0BDA30A4" w15:done="0"/>
  <w15:commentEx w15:paraId="016DA9CC" w15:done="0"/>
  <w15:commentEx w15:paraId="71ADDAF4" w15:done="0"/>
  <w15:commentEx w15:paraId="56B2145C" w15:done="0"/>
  <w15:commentEx w15:paraId="701D7870" w15:done="0"/>
  <w15:commentEx w15:paraId="470D8CAB" w15:done="0"/>
  <w15:commentEx w15:paraId="51AB87BB" w15:done="0"/>
  <w15:commentEx w15:paraId="650C48C5" w15:done="0"/>
  <w15:commentEx w15:paraId="4181130E" w15:done="0"/>
  <w15:commentEx w15:paraId="4DEB755A" w15:done="0"/>
  <w15:commentEx w15:paraId="48B284D4" w15:done="0"/>
  <w15:commentEx w15:paraId="50B90CCB" w15:done="0"/>
  <w15:commentEx w15:paraId="37855C4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7"/>
      <w:numFmt w:val="decimal"/>
      <w:lvlText w:val="%1."/>
      <w:lvlJc w:val="left"/>
      <w:rPr>
        <w:color w:val="3370FF"/>
      </w:rPr>
    </w:lvl>
  </w:abstractNum>
  <w:abstractNum w:abstractNumId="1">
    <w:nsid w:val="B5E306ED"/>
    <w:multiLevelType w:val="singleLevel"/>
    <w:tmpl w:val="B5E306ED"/>
    <w:lvl w:ilvl="0" w:tentative="0">
      <w:start w:val="2"/>
      <w:numFmt w:val="decimal"/>
      <w:lvlText w:val="%1."/>
      <w:lvlJc w:val="left"/>
      <w:rPr>
        <w:color w:val="3370FF"/>
      </w:rPr>
    </w:lvl>
  </w:abstractNum>
  <w:abstractNum w:abstractNumId="2">
    <w:nsid w:val="BF205925"/>
    <w:multiLevelType w:val="singleLevel"/>
    <w:tmpl w:val="BF205925"/>
    <w:lvl w:ilvl="0" w:tentative="0">
      <w:start w:val="1"/>
      <w:numFmt w:val="decimal"/>
      <w:lvlText w:val="%1."/>
      <w:lvlJc w:val="left"/>
      <w:rPr>
        <w:color w:val="3370FF"/>
      </w:rPr>
    </w:lvl>
  </w:abstractNum>
  <w:abstractNum w:abstractNumId="3">
    <w:nsid w:val="0248C179"/>
    <w:multiLevelType w:val="singleLevel"/>
    <w:tmpl w:val="0248C179"/>
    <w:lvl w:ilvl="0" w:tentative="0">
      <w:start w:val="6"/>
      <w:numFmt w:val="decimal"/>
      <w:lvlText w:val="%1."/>
      <w:lvlJc w:val="left"/>
      <w:rPr>
        <w:color w:val="3370FF"/>
      </w:rPr>
    </w:lvl>
  </w:abstractNum>
  <w:abstractNum w:abstractNumId="4">
    <w:nsid w:val="03D62ECE"/>
    <w:multiLevelType w:val="singleLevel"/>
    <w:tmpl w:val="03D62ECE"/>
    <w:lvl w:ilvl="0" w:tentative="0">
      <w:start w:val="3"/>
      <w:numFmt w:val="decimal"/>
      <w:lvlText w:val="%1."/>
      <w:lvlJc w:val="left"/>
      <w:rPr>
        <w:color w:val="3370FF"/>
      </w:rPr>
    </w:lvl>
  </w:abstractNum>
  <w:abstractNum w:abstractNumId="5">
    <w:nsid w:val="25B654F3"/>
    <w:multiLevelType w:val="singleLevel"/>
    <w:tmpl w:val="25B654F3"/>
    <w:lvl w:ilvl="0" w:tentative="0">
      <w:start w:val="4"/>
      <w:numFmt w:val="decimal"/>
      <w:lvlText w:val="%1."/>
      <w:lvlJc w:val="left"/>
      <w:rPr>
        <w:color w:val="3370FF"/>
      </w:rPr>
    </w:lvl>
  </w:abstractNum>
  <w:abstractNum w:abstractNumId="6">
    <w:nsid w:val="2A8F537B"/>
    <w:multiLevelType w:val="singleLevel"/>
    <w:tmpl w:val="2A8F537B"/>
    <w:lvl w:ilvl="0" w:tentative="0">
      <w:start w:val="8"/>
      <w:numFmt w:val="decimal"/>
      <w:lvlText w:val="%1."/>
      <w:lvlJc w:val="left"/>
      <w:rPr>
        <w:color w:val="3370FF"/>
      </w:rPr>
    </w:lvl>
  </w:abstractNum>
  <w:abstractNum w:abstractNumId="7">
    <w:nsid w:val="5A241D34"/>
    <w:multiLevelType w:val="singleLevel"/>
    <w:tmpl w:val="5A241D34"/>
    <w:lvl w:ilvl="0" w:tentative="0">
      <w:start w:val="9"/>
      <w:numFmt w:val="decimal"/>
      <w:lvlText w:val="%1."/>
      <w:lvlJc w:val="left"/>
      <w:rPr>
        <w:color w:val="3370FF"/>
      </w:rPr>
    </w:lvl>
  </w:abstractNum>
  <w:abstractNum w:abstractNumId="8">
    <w:nsid w:val="72183CF9"/>
    <w:multiLevelType w:val="singleLevel"/>
    <w:tmpl w:val="72183CF9"/>
    <w:lvl w:ilvl="0" w:tentative="0">
      <w:start w:val="5"/>
      <w:numFmt w:val="decimal"/>
      <w:lvlText w:val="%1."/>
      <w:lvlJc w:val="left"/>
      <w:rPr>
        <w:color w:val="3370FF"/>
      </w:rPr>
    </w:lvl>
  </w:abstractNum>
  <w:num w:numId="1">
    <w:abstractNumId w:val="2"/>
  </w:num>
  <w:num w:numId="2">
    <w:abstractNumId w:val="1"/>
  </w:num>
  <w:num w:numId="3">
    <w:abstractNumId w:val="4"/>
  </w:num>
  <w:num w:numId="4">
    <w:abstractNumId w:val="5"/>
  </w:num>
  <w:num w:numId="5">
    <w:abstractNumId w:val="8"/>
  </w:num>
  <w:num w:numId="6">
    <w:abstractNumId w:val="3"/>
  </w:num>
  <w:num w:numId="7">
    <w:abstractNumId w:val="0"/>
  </w:num>
  <w:num w:numId="8">
    <w:abstractNumId w:val="6"/>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a">
    <w15:presenceInfo w15:providerId="None" w15:userId="M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A6A01"/>
    <w:rsid w:val="00405BFD"/>
    <w:rsid w:val="005000F6"/>
    <w:rsid w:val="00975D32"/>
    <w:rsid w:val="03B6BB94"/>
    <w:rsid w:val="049F1012"/>
    <w:rsid w:val="27F3DF44"/>
    <w:rsid w:val="2D9B530B"/>
    <w:rsid w:val="3EFE79EE"/>
    <w:rsid w:val="41774AD7"/>
    <w:rsid w:val="43766FD3"/>
    <w:rsid w:val="4C96024D"/>
    <w:rsid w:val="536E65EE"/>
    <w:rsid w:val="5E052405"/>
    <w:rsid w:val="6F7FF796"/>
    <w:rsid w:val="714C1CC5"/>
    <w:rsid w:val="72CA6A01"/>
    <w:rsid w:val="7BAB467E"/>
    <w:rsid w:val="7E1F55E5"/>
    <w:rsid w:val="7EAF4A02"/>
    <w:rsid w:val="83F02B38"/>
    <w:rsid w:val="98EF685B"/>
    <w:rsid w:val="BBFC8C86"/>
    <w:rsid w:val="BEF33683"/>
    <w:rsid w:val="BFEF37EB"/>
    <w:rsid w:val="DDEFE9E6"/>
    <w:rsid w:val="DFFFA10C"/>
    <w:rsid w:val="EF5D0D71"/>
    <w:rsid w:val="FDEF05DC"/>
    <w:rsid w:val="FE770E1C"/>
    <w:rsid w:val="FFF88E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annotation reference"/>
    <w:basedOn w:val="5"/>
    <w:uiPriority w:val="99"/>
    <w:rPr>
      <w:sz w:val="16"/>
      <w:szCs w:val="16"/>
    </w:rPr>
  </w:style>
  <w:style w:type="character" w:customStyle="1" w:styleId="7">
    <w:name w:val="页眉 字符"/>
    <w:basedOn w:val="5"/>
    <w:link w:val="3"/>
    <w:qFormat/>
    <w:uiPriority w:val="0"/>
    <w:rPr>
      <w:sz w:val="18"/>
      <w:szCs w:val="18"/>
    </w:rPr>
  </w:style>
  <w:style w:type="character" w:customStyle="1" w:styleId="8">
    <w:name w:val="页脚 字符"/>
    <w:basedOn w:val="5"/>
    <w:link w:val="2"/>
    <w:qFormat/>
    <w:uiPriority w:val="0"/>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3297</Words>
  <Characters>3490</Characters>
  <Lines>20</Lines>
  <Paragraphs>5</Paragraphs>
  <TotalTime>1</TotalTime>
  <ScaleCrop>false</ScaleCrop>
  <LinksUpToDate>false</LinksUpToDate>
  <CharactersWithSpaces>3559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2026-01-07T15:54:00Z</dcterms:created>
  <dc:creator>韩烟雨</dc:creator>
  <cp:lastModifiedBy>曾梅梅</cp:lastModifiedBy>
  <dcterms:modified xsi:type="dcterms:W3CDTF">2026-03-06T06:26:39Z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09FE67D1C73469379A155E69F731DFD7_43</vt:lpwstr>
  </property>
  <property fmtid="{D5CDD505-2E9C-101B-9397-08002B2CF9AE}" pid="3" name="KSOProductBuildVer">
    <vt:lpwstr>2052-12.1.0.25225</vt:lpwstr>
  </property>
  <property fmtid="{D5CDD505-2E9C-101B-9397-08002B2CF9AE}" pid="4" name="KSOTemplateDocerSaveRecord">
    <vt:lpwstr>eyJoZGlkIjoiODU4NzM4ODYzYjc4Y2Q0MDMyMzZmODllZjU2N2M5MTEiLCJ1c2VySWQiOiIxNDU1OTY4Mjg3In0=</vt:lpwstr>
  </property>
</Properties>
</file>