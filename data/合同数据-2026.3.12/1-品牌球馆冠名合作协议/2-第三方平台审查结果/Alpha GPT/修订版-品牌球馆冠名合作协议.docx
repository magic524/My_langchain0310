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BA084">
      <w:pPr>
        <w:spacing w:before="480" w:after="480" w:line="288" w:lineRule="auto"/>
        <w:jc w:val="center"/>
        <w:rPr>
          <w:rFonts w:ascii="微软雅黑" w:hAnsi="微软雅黑" w:eastAsia="微软雅黑" w:cs="微软雅黑"/>
          <w:color w:val="FF0000"/>
          <w:sz w:val="22"/>
          <w:szCs w:val="24"/>
          <w:rPrChange w:id="0" w:author="Mia" w:date="2026-01-07T16:02:11Z">
            <w:rPr>
              <w:rFonts w:ascii="微软雅黑" w:hAnsi="微软雅黑" w:eastAsia="微软雅黑" w:cs="微软雅黑"/>
              <w:sz w:val="22"/>
              <w:szCs w:val="24"/>
            </w:rPr>
          </w:rPrChange>
        </w:rPr>
      </w:pPr>
      <w:commentRangeStart w:id="0"/>
      <w:r>
        <w:rPr>
          <w:rFonts w:hint="eastAsia" w:ascii="微软雅黑" w:hAnsi="微软雅黑" w:eastAsia="微软雅黑" w:cs="微软雅黑"/>
          <w:b/>
          <w:sz w:val="56"/>
          <w:szCs w:val="24"/>
        </w:rPr>
        <w:t>牌球馆冠名合作协议</w:t>
      </w:r>
      <w:commentRangeEnd w:id="0"/>
      <w:r>
        <w:rPr>
          <w:rStyle w:val="6"/>
        </w:rPr>
        <w:commentReference w:id="0"/>
      </w:r>
    </w:p>
    <w:p w14:paraId="5FA09884">
      <w:pPr>
        <w:spacing w:before="120" w:after="120" w:line="288" w:lineRule="auto"/>
        <w:ind w:firstLine="480" w:firstLineChars="200"/>
        <w:rPr>
          <w:rFonts w:ascii="微软雅黑" w:hAnsi="微软雅黑" w:eastAsia="微软雅黑" w:cs="微软雅黑"/>
          <w:sz w:val="22"/>
          <w:szCs w:val="24"/>
        </w:rPr>
      </w:pPr>
      <w:bookmarkStart w:id="0" w:name="tip_risk_bookmark_1"/>
      <w:r>
        <w:rPr>
          <w:rFonts w:hint="eastAsia" w:ascii="微软雅黑" w:hAnsi="微软雅黑" w:eastAsia="微软雅黑" w:cs="微软雅黑"/>
          <w:sz w:val="24"/>
          <w:szCs w:val="24"/>
        </w:rPr>
        <w:t>甲方（赞助方）：</w:t>
      </w:r>
      <w:r>
        <w:rPr>
          <w:rFonts w:hint="eastAsia" w:ascii="微软雅黑" w:hAnsi="微软雅黑" w:eastAsia="微软雅黑" w:cs="微软雅黑"/>
          <w:sz w:val="24"/>
          <w:szCs w:val="24"/>
          <w:u w:val="single"/>
        </w:rPr>
        <w:t xml:space="preserve">某（深圳）科技有限公司 </w:t>
      </w:r>
      <w:r>
        <w:rPr>
          <w:rFonts w:hint="eastAsia" w:ascii="微软雅黑" w:hAnsi="微软雅黑" w:eastAsia="微软雅黑" w:cs="微软雅黑"/>
          <w:sz w:val="24"/>
          <w:szCs w:val="24"/>
        </w:rPr>
        <w:t>（品牌运营方，以下简称“甲方”）</w:t>
      </w:r>
    </w:p>
    <w:p w14:paraId="76D600C0">
      <w:pPr>
        <w:spacing w:before="120" w:after="120" w:line="288" w:lineRule="auto"/>
        <w:ind w:firstLine="480" w:firstLineChars="200"/>
        <w:rPr>
          <w:rFonts w:ascii="微软雅黑" w:hAnsi="微软雅黑" w:eastAsia="微软雅黑" w:cs="微软雅黑"/>
          <w:sz w:val="22"/>
          <w:szCs w:val="24"/>
          <w:u w:val="single"/>
        </w:rPr>
      </w:pPr>
      <w:r>
        <w:rPr>
          <w:rFonts w:hint="eastAsia" w:ascii="微软雅黑" w:hAnsi="微软雅黑" w:eastAsia="微软雅黑" w:cs="微软雅黑"/>
          <w:sz w:val="24"/>
          <w:szCs w:val="24"/>
        </w:rPr>
        <w:t>统一社会信用代码/身份证号：</w:t>
      </w:r>
    </w:p>
    <w:p w14:paraId="619D9867">
      <w:pPr>
        <w:spacing w:before="120" w:after="120" w:line="288" w:lineRule="auto"/>
        <w:ind w:firstLine="480" w:firstLineChars="200"/>
        <w:rPr>
          <w:rFonts w:ascii="微软雅黑" w:hAnsi="微软雅黑" w:eastAsia="微软雅黑" w:cs="微软雅黑"/>
          <w:sz w:val="22"/>
          <w:szCs w:val="24"/>
          <w:u w:val="single"/>
        </w:rPr>
      </w:pPr>
      <w:r>
        <w:rPr>
          <w:rFonts w:hint="eastAsia" w:ascii="微软雅黑" w:hAnsi="微软雅黑" w:eastAsia="微软雅黑" w:cs="微软雅黑"/>
          <w:sz w:val="24"/>
          <w:szCs w:val="24"/>
        </w:rPr>
        <w:t>联系地址：</w:t>
      </w:r>
      <w:bookmarkStart w:id="35" w:name="_GoBack"/>
      <w:bookmarkEnd w:id="35"/>
    </w:p>
    <w:p w14:paraId="046C48B8">
      <w:pPr>
        <w:spacing w:before="120" w:after="120" w:line="288" w:lineRule="auto"/>
        <w:ind w:firstLine="480" w:firstLineChars="200"/>
        <w:rPr>
          <w:rFonts w:ascii="微软雅黑" w:hAnsi="微软雅黑" w:eastAsia="微软雅黑" w:cs="微软雅黑"/>
          <w:sz w:val="24"/>
          <w:szCs w:val="24"/>
        </w:rPr>
      </w:pPr>
      <w:r>
        <w:rPr>
          <w:rFonts w:hint="eastAsia" w:ascii="微软雅黑" w:hAnsi="微软雅黑" w:eastAsia="微软雅黑" w:cs="微软雅黑"/>
          <w:sz w:val="24"/>
          <w:szCs w:val="24"/>
        </w:rPr>
        <w:t>联系方式：</w:t>
      </w:r>
      <w:bookmarkEnd w:id="0"/>
      <w:bookmarkStart w:id="1" w:name="tip_risk_bookmark_2"/>
    </w:p>
    <w:p w14:paraId="297F7187">
      <w:pPr>
        <w:spacing w:before="120" w:after="120" w:line="288" w:lineRule="auto"/>
        <w:ind w:firstLine="480" w:firstLineChars="200"/>
        <w:rPr>
          <w:rFonts w:ascii="微软雅黑" w:hAnsi="微软雅黑" w:eastAsia="微软雅黑" w:cs="微软雅黑"/>
          <w:sz w:val="22"/>
          <w:szCs w:val="24"/>
        </w:rPr>
      </w:pPr>
      <w:bookmarkStart w:id="2" w:name="tip_risk_bookmark_3"/>
      <w:r>
        <w:rPr>
          <w:rFonts w:hint="eastAsia" w:ascii="微软雅黑" w:hAnsi="微软雅黑" w:eastAsia="微软雅黑" w:cs="微软雅黑"/>
          <w:sz w:val="24"/>
          <w:szCs w:val="24"/>
        </w:rPr>
        <w:t>乙方（合作方/球馆方）：____________________（以下简称“乙方”）</w:t>
      </w:r>
    </w:p>
    <w:bookmarkEnd w:id="1"/>
    <w:p w14:paraId="24C2E192">
      <w:pPr>
        <w:spacing w:before="120" w:after="120" w:line="288" w:lineRule="auto"/>
        <w:ind w:firstLine="480" w:firstLineChars="200"/>
        <w:rPr>
          <w:rFonts w:ascii="微软雅黑" w:hAnsi="微软雅黑" w:eastAsia="微软雅黑" w:cs="微软雅黑"/>
          <w:sz w:val="22"/>
          <w:szCs w:val="24"/>
        </w:rPr>
      </w:pPr>
      <w:bookmarkStart w:id="3" w:name="tip_risk_bookmark_4"/>
      <w:r>
        <w:rPr>
          <w:rFonts w:hint="eastAsia" w:ascii="微软雅黑" w:hAnsi="微软雅黑" w:eastAsia="微软雅黑" w:cs="微软雅黑"/>
          <w:sz w:val="24"/>
          <w:szCs w:val="24"/>
        </w:rPr>
        <w:t>统一社会信用代码/身份证号：____________________</w:t>
      </w:r>
    </w:p>
    <w:p w14:paraId="684CE7D2">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球馆地址：____________________</w:t>
      </w:r>
    </w:p>
    <w:p w14:paraId="41F669D9">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联系方式：____________________</w:t>
      </w:r>
      <w:bookmarkEnd w:id="2"/>
      <w:bookmarkEnd w:id="3"/>
    </w:p>
    <w:p w14:paraId="40909EDF">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鉴于甲方拥有“”品牌及相关产品资源，乙方拥有专业球馆运营资源，双方本着平等互利、友好协商的原则，就甲方对乙方球馆进行独家冠名及物资赞助事宜，达成如下协议，以资共同遵守。</w:t>
      </w:r>
    </w:p>
    <w:p w14:paraId="09FD62D8">
      <w:pPr>
        <w:spacing w:before="320" w:after="120" w:line="288" w:lineRule="auto"/>
        <w:ind w:firstLine="720" w:firstLineChars="200"/>
        <w:outlineLvl w:val="1"/>
        <w:rPr>
          <w:rFonts w:ascii="微软雅黑" w:hAnsi="微软雅黑" w:eastAsia="微软雅黑" w:cs="微软雅黑"/>
          <w:sz w:val="22"/>
          <w:szCs w:val="24"/>
        </w:rPr>
      </w:pPr>
      <w:bookmarkStart w:id="4" w:name="heading_0"/>
      <w:r>
        <w:rPr>
          <w:rFonts w:hint="eastAsia" w:ascii="微软雅黑" w:hAnsi="微软雅黑" w:eastAsia="微软雅黑" w:cs="微软雅黑"/>
          <w:b/>
          <w:sz w:val="36"/>
          <w:szCs w:val="24"/>
        </w:rPr>
        <w:t>一、合作核心内容</w:t>
      </w:r>
      <w:bookmarkEnd w:id="4"/>
    </w:p>
    <w:p w14:paraId="20E7CD35">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双方确立球馆独家冠名合作关系，乙方球馆官方正式名称冠名为“XX球馆”（“XX”为乙方原有球馆核心标识，可保留）。</w:t>
      </w:r>
    </w:p>
    <w:p w14:paraId="2956EBF3">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甲方按本协议约定向乙方提供指定物资赞助，乙方按本协议约定向甲方提供品牌冠名及专属曝光权益。</w:t>
      </w:r>
    </w:p>
    <w:p w14:paraId="6F00EE0D">
      <w:pPr>
        <w:spacing w:before="120" w:after="120" w:line="288" w:lineRule="auto"/>
        <w:ind w:firstLine="480" w:firstLineChars="200"/>
        <w:rPr>
          <w:rFonts w:hint="eastAsia" w:ascii="微软雅黑" w:hAnsi="微软雅黑" w:eastAsia="微软雅黑" w:cs="微软雅黑"/>
          <w:sz w:val="22"/>
          <w:szCs w:val="24"/>
          <w:lang w:eastAsia="zh-CN"/>
        </w:rPr>
      </w:pPr>
      <w:r>
        <w:rPr>
          <w:rFonts w:hint="eastAsia" w:ascii="微软雅黑" w:hAnsi="微软雅黑" w:eastAsia="微软雅黑" w:cs="微软雅黑"/>
          <w:sz w:val="24"/>
          <w:szCs w:val="24"/>
        </w:rPr>
        <w:t xml:space="preserve">3.  </w:t>
      </w:r>
      <w:bookmarkStart w:id="5" w:name="auto_fouce_5"/>
      <w:r>
        <w:rPr>
          <w:rFonts w:hint="eastAsia" w:ascii="微软雅黑" w:hAnsi="微软雅黑" w:eastAsia="微软雅黑" w:cs="微软雅黑"/>
          <w:sz w:val="24"/>
          <w:szCs w:val="24"/>
        </w:rPr>
        <w:t>合作期限：自2026年1月20日起至2028年1月20日止，共计2年。合作期限届满前30日，</w:t>
      </w:r>
      <w:del w:id="1" w:author="Mia" w:date="2026-01-07T16:02:05Z">
        <w:r>
          <w:rPr>
            <w:rFonts w:hint="eastAsia" w:ascii="微软雅黑" w:hAnsi="微软雅黑" w:eastAsia="微软雅黑" w:cs="微软雅黑"/>
            <w:sz w:val="24"/>
            <w:szCs w:val="24"/>
          </w:rPr>
          <w:delText>双</w:delText>
        </w:r>
      </w:del>
      <w:ins w:id="2" w:author="Mia" w:date="2026-01-07T16:02:09Z">
        <w:r>
          <w:rPr>
            <w:rFonts w:hint="eastAsia" w:ascii="微软雅黑" w:hAnsi="微软雅黑" w:eastAsia="微软雅黑" w:cs="微软雅黑"/>
            <w:sz w:val="24"/>
            <w:szCs w:val="24"/>
            <w:lang w:eastAsia="zh-CN"/>
          </w:rPr>
          <w:t>乙</w:t>
        </w:r>
      </w:ins>
      <w:r>
        <w:rPr>
          <w:rFonts w:hint="eastAsia" w:ascii="微软雅黑" w:hAnsi="微软雅黑" w:eastAsia="微软雅黑" w:cs="微软雅黑"/>
          <w:sz w:val="24"/>
          <w:szCs w:val="24"/>
        </w:rPr>
        <w:t>方</w:t>
      </w:r>
      <w:del w:id="3" w:author="Mia" w:date="2026-01-07T16:03:06Z">
        <w:r>
          <w:rPr>
            <w:rFonts w:hint="eastAsia" w:ascii="微软雅黑" w:hAnsi="微软雅黑" w:eastAsia="微软雅黑" w:cs="微软雅黑"/>
            <w:sz w:val="24"/>
            <w:szCs w:val="24"/>
          </w:rPr>
          <w:delText>可协商</w:delText>
        </w:r>
      </w:del>
      <w:ins w:id="4" w:author="Mia" w:date="2026-01-07T16:03:08Z">
        <w:r>
          <w:rPr>
            <w:rFonts w:hint="eastAsia" w:ascii="微软雅黑" w:hAnsi="微软雅黑" w:eastAsia="微软雅黑" w:cs="微软雅黑"/>
            <w:sz w:val="24"/>
            <w:szCs w:val="24"/>
            <w:lang w:eastAsia="zh-CN"/>
          </w:rPr>
          <w:t>需主动向甲方发出书面</w:t>
        </w:r>
      </w:ins>
      <w:r>
        <w:rPr>
          <w:rFonts w:hint="eastAsia" w:ascii="微软雅黑" w:hAnsi="微软雅黑" w:eastAsia="微软雅黑" w:cs="微软雅黑"/>
          <w:sz w:val="24"/>
          <w:szCs w:val="24"/>
        </w:rPr>
        <w:t>续约</w:t>
      </w:r>
      <w:del w:id="5" w:author="Mia" w:date="2026-01-07T16:03:45Z">
        <w:r>
          <w:rPr>
            <w:rFonts w:hint="eastAsia" w:ascii="微软雅黑" w:hAnsi="微软雅黑" w:eastAsia="微软雅黑" w:cs="微软雅黑"/>
            <w:sz w:val="24"/>
            <w:szCs w:val="24"/>
          </w:rPr>
          <w:delText>事宜，</w:delText>
        </w:r>
      </w:del>
      <w:ins w:id="6" w:author="Mia" w:date="2026-01-07T16:03:49Z">
        <w:r>
          <w:rPr>
            <w:rFonts w:hint="eastAsia" w:ascii="微软雅黑" w:hAnsi="微软雅黑" w:eastAsia="微软雅黑" w:cs="微软雅黑"/>
            <w:sz w:val="24"/>
            <w:szCs w:val="24"/>
            <w:lang w:eastAsia="zh-CN"/>
          </w:rPr>
          <w:t>征询通知；</w:t>
        </w:r>
      </w:ins>
      <w:r>
        <w:rPr>
          <w:rFonts w:hint="eastAsia" w:ascii="微软雅黑" w:hAnsi="微软雅黑" w:eastAsia="微软雅黑" w:cs="微软雅黑"/>
          <w:sz w:val="24"/>
          <w:szCs w:val="24"/>
        </w:rPr>
        <w:t>同等条件下甲方享有</w:t>
      </w:r>
      <w:ins w:id="7" w:author="Mia" w:date="2026-01-07T16:04:12Z">
        <w:r>
          <w:rPr>
            <w:rFonts w:hint="eastAsia" w:ascii="微软雅黑" w:hAnsi="微软雅黑" w:eastAsia="微软雅黑" w:cs="微软雅黑"/>
            <w:sz w:val="24"/>
            <w:szCs w:val="24"/>
            <w:lang w:eastAsia="zh-CN"/>
          </w:rPr>
          <w:t>排他性</w:t>
        </w:r>
      </w:ins>
      <w:r>
        <w:rPr>
          <w:rFonts w:hint="eastAsia" w:ascii="微软雅黑" w:hAnsi="微软雅黑" w:eastAsia="微软雅黑" w:cs="微软雅黑"/>
          <w:sz w:val="24"/>
          <w:szCs w:val="24"/>
        </w:rPr>
        <w:t>优先续约权</w:t>
      </w:r>
      <w:ins w:id="8" w:author="Mia" w:date="2026-01-07T16:04:41Z">
        <w:r>
          <w:rPr>
            <w:rFonts w:hint="eastAsia" w:ascii="微软雅黑" w:hAnsi="微软雅黑" w:eastAsia="微软雅黑" w:cs="微软雅黑"/>
            <w:sz w:val="24"/>
            <w:szCs w:val="24"/>
            <w:lang w:eastAsia="zh-CN"/>
          </w:rPr>
          <w:t>，乙方不得在未征询甲方意见的前提下与第三方洽谈任何同类冠名或品牌合作事宜</w:t>
        </w:r>
      </w:ins>
      <w:r>
        <w:rPr>
          <w:rFonts w:hint="eastAsia" w:ascii="微软雅黑" w:hAnsi="微软雅黑" w:eastAsia="微软雅黑" w:cs="微软雅黑"/>
          <w:sz w:val="24"/>
          <w:szCs w:val="24"/>
        </w:rPr>
        <w:t>。</w:t>
      </w:r>
      <w:ins w:id="9" w:author="Mia" w:date="2026-01-07T16:05:17Z">
        <w:r>
          <w:rPr>
            <w:rFonts w:hint="eastAsia" w:ascii="微软雅黑" w:hAnsi="微软雅黑" w:eastAsia="微软雅黑" w:cs="微软雅黑"/>
            <w:sz w:val="24"/>
            <w:szCs w:val="24"/>
            <w:lang w:eastAsia="zh-CN"/>
          </w:rPr>
          <w:t>建议补充明确“同等条件”的具体标准或认定机制，以避免续约时双方对条件认定产生争议。</w:t>
        </w:r>
        <w:bookmarkEnd w:id="5"/>
      </w:ins>
    </w:p>
    <w:p w14:paraId="6D5F3443">
      <w:pPr>
        <w:spacing w:before="320" w:after="120" w:line="288" w:lineRule="auto"/>
        <w:jc w:val="center"/>
        <w:outlineLvl w:val="1"/>
        <w:rPr>
          <w:rFonts w:ascii="微软雅黑" w:hAnsi="微软雅黑" w:eastAsia="微软雅黑" w:cs="微软雅黑"/>
          <w:sz w:val="22"/>
          <w:szCs w:val="24"/>
        </w:rPr>
      </w:pPr>
      <w:bookmarkStart w:id="6" w:name="heading_1"/>
      <w:r>
        <w:rPr>
          <w:rFonts w:hint="eastAsia" w:ascii="微软雅黑" w:hAnsi="微软雅黑" w:eastAsia="微软雅黑" w:cs="微软雅黑"/>
          <w:b/>
          <w:sz w:val="36"/>
          <w:szCs w:val="24"/>
        </w:rPr>
        <w:t>二、甲方赞助物资清单（赛事级标准，全额无偿赞助）</w:t>
      </w:r>
      <w:bookmarkEnd w:id="6"/>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64F7E9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5BED1C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序号</w:t>
            </w:r>
          </w:p>
        </w:tc>
        <w:tc>
          <w:tcPr>
            <w:tcW w:w="1650" w:type="dxa"/>
            <w:tcMar>
              <w:top w:w="60" w:type="dxa"/>
              <w:left w:w="120" w:type="dxa"/>
              <w:bottom w:w="30" w:type="dxa"/>
              <w:right w:w="120" w:type="dxa"/>
            </w:tcMar>
          </w:tcPr>
          <w:p w14:paraId="28F572E2">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物资名称</w:t>
            </w:r>
          </w:p>
        </w:tc>
        <w:tc>
          <w:tcPr>
            <w:tcW w:w="1650" w:type="dxa"/>
            <w:tcMar>
              <w:top w:w="60" w:type="dxa"/>
              <w:left w:w="120" w:type="dxa"/>
              <w:bottom w:w="30" w:type="dxa"/>
              <w:right w:w="120" w:type="dxa"/>
            </w:tcMar>
          </w:tcPr>
          <w:p w14:paraId="78DC1699">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规格/标准</w:t>
            </w:r>
          </w:p>
        </w:tc>
        <w:tc>
          <w:tcPr>
            <w:tcW w:w="1650" w:type="dxa"/>
            <w:tcMar>
              <w:top w:w="60" w:type="dxa"/>
              <w:left w:w="120" w:type="dxa"/>
              <w:bottom w:w="30" w:type="dxa"/>
              <w:right w:w="120" w:type="dxa"/>
            </w:tcMar>
          </w:tcPr>
          <w:p w14:paraId="267C7499">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数量</w:t>
            </w:r>
          </w:p>
        </w:tc>
        <w:tc>
          <w:tcPr>
            <w:tcW w:w="1650" w:type="dxa"/>
            <w:tcMar>
              <w:top w:w="60" w:type="dxa"/>
              <w:left w:w="120" w:type="dxa"/>
              <w:bottom w:w="30" w:type="dxa"/>
              <w:right w:w="120" w:type="dxa"/>
            </w:tcMar>
          </w:tcPr>
          <w:p w14:paraId="43EE5554">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备注</w:t>
            </w:r>
          </w:p>
        </w:tc>
      </w:tr>
      <w:tr w14:paraId="474B62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338CA0F">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1</w:t>
            </w:r>
          </w:p>
        </w:tc>
        <w:tc>
          <w:tcPr>
            <w:tcW w:w="1650" w:type="dxa"/>
            <w:tcMar>
              <w:top w:w="60" w:type="dxa"/>
              <w:left w:w="120" w:type="dxa"/>
              <w:bottom w:w="30" w:type="dxa"/>
              <w:right w:w="120" w:type="dxa"/>
            </w:tcMar>
          </w:tcPr>
          <w:p w14:paraId="33DE634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赛事级重型网架</w:t>
            </w:r>
          </w:p>
        </w:tc>
        <w:tc>
          <w:tcPr>
            <w:tcW w:w="1650" w:type="dxa"/>
            <w:tcMar>
              <w:top w:w="60" w:type="dxa"/>
              <w:left w:w="120" w:type="dxa"/>
              <w:bottom w:w="30" w:type="dxa"/>
              <w:right w:w="120" w:type="dxa"/>
            </w:tcMar>
          </w:tcPr>
          <w:p w14:paraId="12A8251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匹克球专用，符合专业赛事规格，含全套配件</w:t>
            </w:r>
          </w:p>
        </w:tc>
        <w:tc>
          <w:tcPr>
            <w:tcW w:w="1650" w:type="dxa"/>
            <w:tcMar>
              <w:top w:w="60" w:type="dxa"/>
              <w:left w:w="120" w:type="dxa"/>
              <w:bottom w:w="30" w:type="dxa"/>
              <w:right w:w="120" w:type="dxa"/>
            </w:tcMar>
          </w:tcPr>
          <w:p w14:paraId="0E0818D9">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6套</w:t>
            </w:r>
          </w:p>
        </w:tc>
        <w:tc>
          <w:tcPr>
            <w:tcW w:w="1650" w:type="dxa"/>
            <w:tcMar>
              <w:top w:w="60" w:type="dxa"/>
              <w:left w:w="120" w:type="dxa"/>
              <w:bottom w:w="30" w:type="dxa"/>
              <w:right w:w="120" w:type="dxa"/>
            </w:tcMar>
          </w:tcPr>
          <w:p w14:paraId="43FAC2BD">
            <w:pPr>
              <w:spacing w:before="120" w:after="120" w:line="288" w:lineRule="auto"/>
              <w:jc w:val="left"/>
              <w:rPr>
                <w:rFonts w:ascii="微软雅黑" w:hAnsi="微软雅黑" w:eastAsia="微软雅黑" w:cs="微软雅黑"/>
                <w:sz w:val="22"/>
                <w:szCs w:val="24"/>
              </w:rPr>
            </w:pPr>
            <w:bookmarkStart w:id="7" w:name="tip_risk_bookmark_6"/>
            <w:r>
              <w:rPr>
                <w:rFonts w:hint="eastAsia" w:ascii="微软雅黑" w:hAnsi="微软雅黑" w:eastAsia="微软雅黑" w:cs="微软雅黑"/>
                <w:sz w:val="24"/>
                <w:szCs w:val="24"/>
              </w:rPr>
              <w:t>质保12个月，非人为损坏免费维修</w:t>
            </w:r>
            <w:bookmarkEnd w:id="7"/>
          </w:p>
        </w:tc>
      </w:tr>
      <w:tr w14:paraId="547D01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9530918">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2</w:t>
            </w:r>
          </w:p>
        </w:tc>
        <w:tc>
          <w:tcPr>
            <w:tcW w:w="1650" w:type="dxa"/>
            <w:tcMar>
              <w:top w:w="60" w:type="dxa"/>
              <w:left w:w="120" w:type="dxa"/>
              <w:bottom w:w="30" w:type="dxa"/>
              <w:right w:w="120" w:type="dxa"/>
            </w:tcMar>
          </w:tcPr>
          <w:p w14:paraId="0D0061B3">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专业球场围挡</w:t>
            </w:r>
          </w:p>
        </w:tc>
        <w:tc>
          <w:tcPr>
            <w:tcW w:w="1650" w:type="dxa"/>
            <w:tcMar>
              <w:top w:w="60" w:type="dxa"/>
              <w:left w:w="120" w:type="dxa"/>
              <w:bottom w:w="30" w:type="dxa"/>
              <w:right w:w="120" w:type="dxa"/>
            </w:tcMar>
          </w:tcPr>
          <w:p w14:paraId="73D1AA9E">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匹克球场地专用，适配乙方球场实际尺寸</w:t>
            </w:r>
          </w:p>
        </w:tc>
        <w:tc>
          <w:tcPr>
            <w:tcW w:w="1650" w:type="dxa"/>
            <w:tcMar>
              <w:top w:w="60" w:type="dxa"/>
              <w:left w:w="120" w:type="dxa"/>
              <w:bottom w:w="30" w:type="dxa"/>
              <w:right w:w="120" w:type="dxa"/>
            </w:tcMar>
          </w:tcPr>
          <w:p w14:paraId="7B604741">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20套</w:t>
            </w:r>
          </w:p>
        </w:tc>
        <w:tc>
          <w:tcPr>
            <w:tcW w:w="1650" w:type="dxa"/>
            <w:tcMar>
              <w:top w:w="60" w:type="dxa"/>
              <w:left w:w="120" w:type="dxa"/>
              <w:bottom w:w="30" w:type="dxa"/>
              <w:right w:w="120" w:type="dxa"/>
            </w:tcMar>
          </w:tcPr>
          <w:p w14:paraId="6D11031E">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防水耐磨，适配户外/室内使用场景</w:t>
            </w:r>
          </w:p>
        </w:tc>
      </w:tr>
      <w:tr w14:paraId="002F6D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9E645DB">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3</w:t>
            </w:r>
          </w:p>
        </w:tc>
        <w:tc>
          <w:tcPr>
            <w:tcW w:w="1650" w:type="dxa"/>
            <w:tcMar>
              <w:top w:w="60" w:type="dxa"/>
              <w:left w:w="120" w:type="dxa"/>
              <w:bottom w:w="30" w:type="dxa"/>
              <w:right w:w="120" w:type="dxa"/>
            </w:tcMar>
          </w:tcPr>
          <w:p w14:paraId="22C1FCB4">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专业试打球拍</w:t>
            </w:r>
          </w:p>
        </w:tc>
        <w:tc>
          <w:tcPr>
            <w:tcW w:w="1650" w:type="dxa"/>
            <w:tcMar>
              <w:top w:w="60" w:type="dxa"/>
              <w:left w:w="120" w:type="dxa"/>
              <w:bottom w:w="30" w:type="dxa"/>
              <w:right w:w="120" w:type="dxa"/>
            </w:tcMar>
          </w:tcPr>
          <w:p w14:paraId="6F62B9A2">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品牌正品，符合人体工学设计</w:t>
            </w:r>
          </w:p>
        </w:tc>
        <w:tc>
          <w:tcPr>
            <w:tcW w:w="1650" w:type="dxa"/>
            <w:tcMar>
              <w:top w:w="60" w:type="dxa"/>
              <w:left w:w="120" w:type="dxa"/>
              <w:bottom w:w="30" w:type="dxa"/>
              <w:right w:w="120" w:type="dxa"/>
            </w:tcMar>
          </w:tcPr>
          <w:p w14:paraId="593182DD">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1套</w:t>
            </w:r>
          </w:p>
        </w:tc>
        <w:tc>
          <w:tcPr>
            <w:tcW w:w="1650" w:type="dxa"/>
            <w:tcMar>
              <w:top w:w="60" w:type="dxa"/>
              <w:left w:w="120" w:type="dxa"/>
              <w:bottom w:w="30" w:type="dxa"/>
              <w:right w:w="120" w:type="dxa"/>
            </w:tcMar>
          </w:tcPr>
          <w:p w14:paraId="19A3C9C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供球馆客户免费体验，提升品牌认知</w:t>
            </w:r>
          </w:p>
        </w:tc>
      </w:tr>
      <w:tr w14:paraId="64E2B7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C3C4B58">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4</w:t>
            </w:r>
          </w:p>
        </w:tc>
        <w:tc>
          <w:tcPr>
            <w:tcW w:w="1650" w:type="dxa"/>
            <w:tcMar>
              <w:top w:w="60" w:type="dxa"/>
              <w:left w:w="120" w:type="dxa"/>
              <w:bottom w:w="30" w:type="dxa"/>
              <w:right w:w="120" w:type="dxa"/>
            </w:tcMar>
          </w:tcPr>
          <w:p w14:paraId="2E04980F">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品牌展示球拍</w:t>
            </w:r>
          </w:p>
        </w:tc>
        <w:tc>
          <w:tcPr>
            <w:tcW w:w="1650" w:type="dxa"/>
            <w:tcMar>
              <w:top w:w="60" w:type="dxa"/>
              <w:left w:w="120" w:type="dxa"/>
              <w:bottom w:w="30" w:type="dxa"/>
              <w:right w:w="120" w:type="dxa"/>
            </w:tcMar>
          </w:tcPr>
          <w:p w14:paraId="4542B432">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品牌高端款，含陈列支架</w:t>
            </w:r>
          </w:p>
        </w:tc>
        <w:tc>
          <w:tcPr>
            <w:tcW w:w="1650" w:type="dxa"/>
            <w:tcMar>
              <w:top w:w="60" w:type="dxa"/>
              <w:left w:w="120" w:type="dxa"/>
              <w:bottom w:w="30" w:type="dxa"/>
              <w:right w:w="120" w:type="dxa"/>
            </w:tcMar>
          </w:tcPr>
          <w:p w14:paraId="00991894">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1套</w:t>
            </w:r>
          </w:p>
        </w:tc>
        <w:tc>
          <w:tcPr>
            <w:tcW w:w="1650" w:type="dxa"/>
            <w:tcMar>
              <w:top w:w="60" w:type="dxa"/>
              <w:left w:w="120" w:type="dxa"/>
              <w:bottom w:w="30" w:type="dxa"/>
              <w:right w:w="120" w:type="dxa"/>
            </w:tcMar>
          </w:tcPr>
          <w:p w14:paraId="3D6E4D97">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陈列于球馆显眼位置，展示品牌形象</w:t>
            </w:r>
          </w:p>
        </w:tc>
      </w:tr>
      <w:tr w14:paraId="0C4742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F4089CC">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5</w:t>
            </w:r>
          </w:p>
        </w:tc>
        <w:tc>
          <w:tcPr>
            <w:tcW w:w="1650" w:type="dxa"/>
            <w:tcMar>
              <w:top w:w="60" w:type="dxa"/>
              <w:left w:w="120" w:type="dxa"/>
              <w:bottom w:w="30" w:type="dxa"/>
              <w:right w:w="120" w:type="dxa"/>
            </w:tcMar>
          </w:tcPr>
          <w:p w14:paraId="2678C178">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品牌展架</w:t>
            </w:r>
          </w:p>
        </w:tc>
        <w:tc>
          <w:tcPr>
            <w:tcW w:w="1650" w:type="dxa"/>
            <w:tcMar>
              <w:top w:w="60" w:type="dxa"/>
              <w:left w:w="120" w:type="dxa"/>
              <w:bottom w:w="30" w:type="dxa"/>
              <w:right w:w="120" w:type="dxa"/>
            </w:tcMar>
          </w:tcPr>
          <w:p w14:paraId="3F7AB295">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定制款，含品牌logo及产品信息</w:t>
            </w:r>
          </w:p>
        </w:tc>
        <w:tc>
          <w:tcPr>
            <w:tcW w:w="1650" w:type="dxa"/>
            <w:tcMar>
              <w:top w:w="60" w:type="dxa"/>
              <w:left w:w="120" w:type="dxa"/>
              <w:bottom w:w="30" w:type="dxa"/>
              <w:right w:w="120" w:type="dxa"/>
            </w:tcMar>
          </w:tcPr>
          <w:p w14:paraId="39C656B2">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1套</w:t>
            </w:r>
          </w:p>
        </w:tc>
        <w:tc>
          <w:tcPr>
            <w:tcW w:w="1650" w:type="dxa"/>
            <w:tcMar>
              <w:top w:w="60" w:type="dxa"/>
              <w:left w:w="120" w:type="dxa"/>
              <w:bottom w:w="30" w:type="dxa"/>
              <w:right w:w="120" w:type="dxa"/>
            </w:tcMar>
          </w:tcPr>
          <w:p w14:paraId="34DE3886">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摆放于球馆核心区域，甲方提供设计稿</w:t>
            </w:r>
          </w:p>
        </w:tc>
      </w:tr>
    </w:tbl>
    <w:p w14:paraId="1D766311">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6.  交付要求：甲方需在本协议签订后15个工作日内，将上述所有赞助物资足额交付至乙方球馆指定地点，运输费用由甲方承担。</w:t>
      </w:r>
    </w:p>
    <w:p w14:paraId="4EF12CDC">
      <w:pPr>
        <w:spacing w:before="320" w:after="120" w:line="288" w:lineRule="auto"/>
        <w:jc w:val="center"/>
        <w:outlineLvl w:val="1"/>
        <w:rPr>
          <w:rFonts w:ascii="微软雅黑" w:hAnsi="微软雅黑" w:eastAsia="微软雅黑" w:cs="微软雅黑"/>
          <w:sz w:val="22"/>
          <w:szCs w:val="24"/>
        </w:rPr>
      </w:pPr>
      <w:bookmarkStart w:id="8" w:name="heading_2"/>
      <w:r>
        <w:rPr>
          <w:rFonts w:hint="eastAsia" w:ascii="微软雅黑" w:hAnsi="微软雅黑" w:eastAsia="微软雅黑" w:cs="微软雅黑"/>
          <w:b/>
          <w:sz w:val="36"/>
          <w:szCs w:val="24"/>
        </w:rPr>
        <w:t>三、乙方核心权益保障（独家品牌曝光，无竞品冲突）</w:t>
      </w:r>
      <w:bookmarkEnd w:id="8"/>
    </w:p>
    <w:p w14:paraId="3DC87761">
      <w:pPr>
        <w:spacing w:before="300" w:after="120" w:line="288" w:lineRule="auto"/>
        <w:jc w:val="center"/>
        <w:outlineLvl w:val="2"/>
        <w:rPr>
          <w:rFonts w:ascii="微软雅黑" w:hAnsi="微软雅黑" w:eastAsia="微软雅黑" w:cs="微软雅黑"/>
          <w:sz w:val="22"/>
          <w:szCs w:val="24"/>
        </w:rPr>
      </w:pPr>
      <w:bookmarkStart w:id="9" w:name="heading_3"/>
      <w:r>
        <w:rPr>
          <w:rFonts w:hint="eastAsia" w:ascii="微软雅黑" w:hAnsi="微软雅黑" w:eastAsia="微软雅黑" w:cs="微软雅黑"/>
          <w:b/>
          <w:sz w:val="32"/>
          <w:szCs w:val="24"/>
        </w:rPr>
        <w:t>（一）冠名权益</w:t>
      </w:r>
      <w:bookmarkEnd w:id="9"/>
    </w:p>
    <w:p w14:paraId="6DDE1F22">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合作期内，乙方球馆所有官方对外标识均需醒目展示“XX球馆”全称及甲方品牌logo，字体规格不小于球馆原有标识字号，logo尺寸不小于30cm×30cm（具体位置、规格双方签字确认后落地）。</w:t>
      </w:r>
    </w:p>
    <w:p w14:paraId="621C2078">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乙方对外宣传推广（包括但不限于大众点评、美团、微信公众号、视频号、抖音、线下海报、宣传单页、客户沟通话术等）需统一使用“XX球馆”冠名名称，不得擅自变更、删减或遮挡甲方品牌信息。</w:t>
      </w:r>
    </w:p>
    <w:p w14:paraId="72372E21">
      <w:pPr>
        <w:spacing w:before="300" w:after="120" w:line="288" w:lineRule="auto"/>
        <w:jc w:val="center"/>
        <w:outlineLvl w:val="2"/>
        <w:rPr>
          <w:rFonts w:ascii="微软雅黑" w:hAnsi="微软雅黑" w:eastAsia="微软雅黑" w:cs="微软雅黑"/>
          <w:sz w:val="22"/>
          <w:szCs w:val="24"/>
        </w:rPr>
      </w:pPr>
      <w:bookmarkStart w:id="10" w:name="heading_4"/>
      <w:r>
        <w:rPr>
          <w:rFonts w:hint="eastAsia" w:ascii="微软雅黑" w:hAnsi="微软雅黑" w:eastAsia="微软雅黑" w:cs="微软雅黑"/>
          <w:b/>
          <w:sz w:val="32"/>
          <w:szCs w:val="24"/>
        </w:rPr>
        <w:t>（二）场地品牌曝光权益</w:t>
      </w:r>
      <w:bookmarkEnd w:id="10"/>
    </w:p>
    <w:p w14:paraId="7CF469D9">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乙方需在球馆所有匹克球场地的非截击区地面，统一喷涂甲方“”品牌logo（具体位置、尺寸、颜色由甲方提供规范文件，双方确认后执行）。乙方负责保障logo清晰完整，无遮挡、无磨损，若因正常使用出现磨损，需重新喷涂。</w:t>
      </w:r>
    </w:p>
    <w:p w14:paraId="587B4FFE">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乙方需在球馆核心位置（包括但不限于场地主入口、观众观赛区、客户休息区）为甲方提供3个专属广告位。</w:t>
      </w:r>
    </w:p>
    <w:p w14:paraId="206526A2">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甲方负责提供广告画面设计稿，乙方负责免费完成广告画面的安装、更换。</w:t>
      </w:r>
    </w:p>
    <w:p w14:paraId="25C3BC31">
      <w:pPr>
        <w:spacing w:before="300" w:after="120" w:line="288" w:lineRule="auto"/>
        <w:jc w:val="center"/>
        <w:outlineLvl w:val="2"/>
        <w:rPr>
          <w:rFonts w:ascii="微软雅黑" w:hAnsi="微软雅黑" w:eastAsia="微软雅黑" w:cs="微软雅黑"/>
          <w:sz w:val="22"/>
          <w:szCs w:val="24"/>
        </w:rPr>
      </w:pPr>
      <w:bookmarkStart w:id="11" w:name="heading_5"/>
      <w:r>
        <w:rPr>
          <w:rFonts w:hint="eastAsia" w:ascii="微软雅黑" w:hAnsi="微软雅黑" w:eastAsia="微软雅黑" w:cs="微软雅黑"/>
          <w:b/>
          <w:sz w:val="32"/>
          <w:szCs w:val="24"/>
        </w:rPr>
        <w:t>（三）无竞品承诺</w:t>
      </w:r>
      <w:bookmarkEnd w:id="11"/>
    </w:p>
    <w:p w14:paraId="0B648A8A">
      <w:pPr>
        <w:spacing w:before="120" w:after="120" w:line="288" w:lineRule="auto"/>
        <w:ind w:firstLine="480" w:firstLineChars="200"/>
        <w:rPr>
          <w:rFonts w:ascii="微软雅黑" w:hAnsi="微软雅黑" w:eastAsia="微软雅黑" w:cs="微软雅黑"/>
          <w:sz w:val="22"/>
          <w:szCs w:val="24"/>
        </w:rPr>
      </w:pPr>
      <w:bookmarkStart w:id="12" w:name="auto_fouce_7"/>
      <w:r>
        <w:rPr>
          <w:rFonts w:hint="eastAsia" w:ascii="微软雅黑" w:hAnsi="微软雅黑" w:eastAsia="微软雅黑" w:cs="微软雅黑"/>
          <w:sz w:val="24"/>
          <w:szCs w:val="24"/>
        </w:rPr>
        <w:t>合作期内，乙方</w:t>
      </w:r>
      <w:del w:id="10" w:author="Mia" w:date="2026-01-07T16:06:53Z">
        <w:r>
          <w:rPr>
            <w:rFonts w:hint="eastAsia" w:ascii="微软雅黑" w:hAnsi="微软雅黑" w:eastAsia="微软雅黑" w:cs="微软雅黑"/>
            <w:sz w:val="24"/>
            <w:szCs w:val="24"/>
          </w:rPr>
          <w:delText>球馆所有区域（尤其是匹克球场地、产品陈列区、广告展示区）</w:delText>
        </w:r>
      </w:del>
      <w:r>
        <w:rPr>
          <w:rFonts w:hint="eastAsia" w:ascii="微软雅黑" w:hAnsi="微软雅黑" w:eastAsia="微软雅黑" w:cs="微软雅黑"/>
          <w:sz w:val="24"/>
          <w:szCs w:val="24"/>
        </w:rPr>
        <w:t>不得</w:t>
      </w:r>
      <w:del w:id="11" w:author="Mia" w:date="2026-01-07T16:07:13Z">
        <w:r>
          <w:rPr>
            <w:rFonts w:hint="eastAsia" w:ascii="微软雅黑" w:hAnsi="微软雅黑" w:eastAsia="微软雅黑" w:cs="微软雅黑"/>
            <w:sz w:val="24"/>
            <w:szCs w:val="24"/>
          </w:rPr>
          <w:delText>出现</w:delText>
        </w:r>
      </w:del>
      <w:ins w:id="12" w:author="Mia" w:date="2026-01-07T16:07:17Z">
        <w:r>
          <w:rPr>
            <w:rFonts w:hint="eastAsia" w:ascii="微软雅黑" w:hAnsi="微软雅黑" w:eastAsia="微软雅黑" w:cs="微软雅黑"/>
            <w:sz w:val="24"/>
            <w:szCs w:val="24"/>
            <w:lang w:eastAsia="zh-CN"/>
          </w:rPr>
          <w:t>与</w:t>
        </w:r>
      </w:ins>
      <w:r>
        <w:rPr>
          <w:rFonts w:hint="eastAsia" w:ascii="微软雅黑" w:hAnsi="微软雅黑" w:eastAsia="微软雅黑" w:cs="微软雅黑"/>
          <w:sz w:val="24"/>
          <w:szCs w:val="24"/>
        </w:rPr>
        <w:t>甲方同品类（匹克球相关器材、装备）竞品</w:t>
      </w:r>
      <w:ins w:id="13" w:author="Mia" w:date="2026-01-07T16:07:41Z">
        <w:r>
          <w:rPr>
            <w:rFonts w:hint="eastAsia" w:ascii="微软雅黑" w:hAnsi="微软雅黑" w:eastAsia="微软雅黑" w:cs="微软雅黑"/>
            <w:sz w:val="24"/>
            <w:szCs w:val="24"/>
            <w:lang w:eastAsia="zh-CN"/>
          </w:rPr>
          <w:t>达成任何形式</w:t>
        </w:r>
      </w:ins>
      <w:r>
        <w:rPr>
          <w:rFonts w:hint="eastAsia" w:ascii="微软雅黑" w:hAnsi="微软雅黑" w:eastAsia="微软雅黑" w:cs="微软雅黑"/>
          <w:sz w:val="24"/>
          <w:szCs w:val="24"/>
        </w:rPr>
        <w:t>的</w:t>
      </w:r>
      <w:ins w:id="14" w:author="Mia" w:date="2026-01-07T16:08:08Z">
        <w:r>
          <w:rPr>
            <w:rFonts w:hint="eastAsia" w:ascii="微软雅黑" w:hAnsi="微软雅黑" w:eastAsia="微软雅黑" w:cs="微软雅黑"/>
            <w:sz w:val="24"/>
            <w:szCs w:val="24"/>
            <w:lang w:eastAsia="zh-CN"/>
          </w:rPr>
          <w:t>合作（包括但不限于</w:t>
        </w:r>
      </w:ins>
      <w:r>
        <w:rPr>
          <w:rFonts w:hint="eastAsia" w:ascii="微软雅黑" w:hAnsi="微软雅黑" w:eastAsia="微软雅黑" w:cs="微软雅黑"/>
          <w:sz w:val="24"/>
          <w:szCs w:val="24"/>
        </w:rPr>
        <w:t>品牌</w:t>
      </w:r>
      <w:del w:id="15" w:author="Mia" w:date="2026-01-07T16:09:13Z">
        <w:r>
          <w:rPr>
            <w:rFonts w:hint="eastAsia" w:ascii="微软雅黑" w:hAnsi="微软雅黑" w:eastAsia="微软雅黑" w:cs="微软雅黑"/>
            <w:sz w:val="24"/>
            <w:szCs w:val="24"/>
          </w:rPr>
          <w:delText>logo</w:delText>
        </w:r>
      </w:del>
      <w:ins w:id="16" w:author="Mia" w:date="2026-01-07T16:09:15Z">
        <w:r>
          <w:rPr>
            <w:rFonts w:hint="eastAsia" w:ascii="微软雅黑" w:hAnsi="微软雅黑" w:eastAsia="微软雅黑" w:cs="微软雅黑"/>
            <w:sz w:val="24"/>
            <w:szCs w:val="24"/>
            <w:lang w:eastAsia="zh-CN"/>
          </w:rPr>
          <w:t>冠名</w:t>
        </w:r>
      </w:ins>
      <w:r>
        <w:rPr>
          <w:rFonts w:hint="eastAsia" w:ascii="微软雅黑" w:hAnsi="微软雅黑" w:eastAsia="微软雅黑" w:cs="微软雅黑"/>
          <w:sz w:val="24"/>
          <w:szCs w:val="24"/>
        </w:rPr>
        <w:t>、广告</w:t>
      </w:r>
      <w:ins w:id="17" w:author="Mia" w:date="2026-01-07T16:09:28Z">
        <w:r>
          <w:rPr>
            <w:rFonts w:hint="eastAsia" w:ascii="微软雅黑" w:hAnsi="微软雅黑" w:eastAsia="微软雅黑" w:cs="微软雅黑"/>
            <w:sz w:val="24"/>
            <w:szCs w:val="24"/>
            <w:lang w:eastAsia="zh-CN"/>
          </w:rPr>
          <w:t>投放、物资赞助、联合推广等），且乙方球馆所有区域及线上</w:t>
        </w:r>
      </w:ins>
      <w:r>
        <w:rPr>
          <w:rFonts w:hint="eastAsia" w:ascii="微软雅黑" w:hAnsi="微软雅黑" w:eastAsia="微软雅黑" w:cs="微软雅黑"/>
          <w:sz w:val="24"/>
          <w:szCs w:val="24"/>
        </w:rPr>
        <w:t>宣传</w:t>
      </w:r>
      <w:ins w:id="18" w:author="Mia" w:date="2026-01-07T16:09:46Z">
        <w:r>
          <w:rPr>
            <w:rFonts w:hint="eastAsia" w:ascii="微软雅黑" w:hAnsi="微软雅黑" w:eastAsia="微软雅黑" w:cs="微软雅黑"/>
            <w:sz w:val="24"/>
            <w:szCs w:val="24"/>
            <w:lang w:eastAsia="zh-CN"/>
          </w:rPr>
          <w:t>渠道不得出现甲方同品类竞品的品牌标识</w:t>
        </w:r>
      </w:ins>
      <w:r>
        <w:rPr>
          <w:rFonts w:hint="eastAsia" w:ascii="微软雅黑" w:hAnsi="微软雅黑" w:eastAsia="微软雅黑" w:cs="微软雅黑"/>
          <w:sz w:val="24"/>
          <w:szCs w:val="24"/>
        </w:rPr>
        <w:t>、</w:t>
      </w:r>
      <w:del w:id="19" w:author="Mia" w:date="2026-01-07T16:10:28Z">
        <w:r>
          <w:rPr>
            <w:rFonts w:hint="eastAsia" w:ascii="微软雅黑" w:hAnsi="微软雅黑" w:eastAsia="微软雅黑" w:cs="微软雅黑"/>
            <w:sz w:val="24"/>
            <w:szCs w:val="24"/>
          </w:rPr>
          <w:delText>物</w:delText>
        </w:r>
      </w:del>
      <w:ins w:id="20" w:author="Mia" w:date="2026-01-07T16:10:31Z">
        <w:r>
          <w:rPr>
            <w:rFonts w:hint="eastAsia" w:ascii="微软雅黑" w:hAnsi="微软雅黑" w:eastAsia="微软雅黑" w:cs="微软雅黑"/>
            <w:sz w:val="24"/>
            <w:szCs w:val="24"/>
            <w:lang w:eastAsia="zh-CN"/>
          </w:rPr>
          <w:t>产品、宣传</w:t>
        </w:r>
      </w:ins>
      <w:r>
        <w:rPr>
          <w:rFonts w:hint="eastAsia" w:ascii="微软雅黑" w:hAnsi="微软雅黑" w:eastAsia="微软雅黑" w:cs="微软雅黑"/>
          <w:sz w:val="24"/>
          <w:szCs w:val="24"/>
        </w:rPr>
        <w:t>资</w:t>
      </w:r>
      <w:del w:id="21" w:author="Mia" w:date="2026-01-07T16:11:08Z">
        <w:r>
          <w:rPr>
            <w:rFonts w:hint="eastAsia" w:ascii="微软雅黑" w:hAnsi="微软雅黑" w:eastAsia="微软雅黑" w:cs="微软雅黑"/>
            <w:sz w:val="24"/>
            <w:szCs w:val="24"/>
          </w:rPr>
          <w:delText>投放等</w:delText>
        </w:r>
      </w:del>
      <w:ins w:id="22" w:author="Mia" w:date="2026-01-07T16:11:11Z">
        <w:r>
          <w:rPr>
            <w:rFonts w:hint="eastAsia" w:ascii="微软雅黑" w:hAnsi="微软雅黑" w:eastAsia="微软雅黑" w:cs="微软雅黑"/>
            <w:sz w:val="24"/>
            <w:szCs w:val="24"/>
            <w:lang w:eastAsia="zh-CN"/>
          </w:rPr>
          <w:t>料、广告</w:t>
        </w:r>
      </w:ins>
      <w:r>
        <w:rPr>
          <w:rFonts w:hint="eastAsia" w:ascii="微软雅黑" w:hAnsi="微软雅黑" w:eastAsia="微软雅黑" w:cs="微软雅黑"/>
          <w:sz w:val="24"/>
          <w:szCs w:val="24"/>
        </w:rPr>
        <w:t>信息</w:t>
      </w:r>
      <w:ins w:id="23" w:author="Mia" w:date="2026-01-07T16:11:14Z">
        <w:r>
          <w:rPr>
            <w:rFonts w:hint="eastAsia" w:ascii="微软雅黑" w:hAnsi="微软雅黑" w:eastAsia="微软雅黑" w:cs="微软雅黑"/>
            <w:sz w:val="24"/>
            <w:szCs w:val="24"/>
            <w:lang w:eastAsia="zh-CN"/>
          </w:rPr>
          <w:t>等任何内容</w:t>
        </w:r>
      </w:ins>
      <w:r>
        <w:rPr>
          <w:rFonts w:hint="eastAsia" w:ascii="微软雅黑" w:hAnsi="微软雅黑" w:eastAsia="微软雅黑" w:cs="微软雅黑"/>
          <w:sz w:val="24"/>
          <w:szCs w:val="24"/>
        </w:rPr>
        <w:t>，确保甲方品牌独家曝光权益。</w:t>
      </w:r>
      <w:bookmarkEnd w:id="12"/>
    </w:p>
    <w:p w14:paraId="2F55BB28">
      <w:pPr>
        <w:spacing w:before="320" w:after="120" w:line="288" w:lineRule="auto"/>
        <w:jc w:val="center"/>
        <w:outlineLvl w:val="1"/>
        <w:rPr>
          <w:rFonts w:ascii="微软雅黑" w:hAnsi="微软雅黑" w:eastAsia="微软雅黑" w:cs="微软雅黑"/>
          <w:sz w:val="22"/>
          <w:szCs w:val="24"/>
        </w:rPr>
      </w:pPr>
      <w:bookmarkStart w:id="13" w:name="heading_6"/>
      <w:r>
        <w:rPr>
          <w:rFonts w:hint="eastAsia" w:ascii="微软雅黑" w:hAnsi="微软雅黑" w:eastAsia="微软雅黑" w:cs="微软雅黑"/>
          <w:b/>
          <w:sz w:val="36"/>
          <w:szCs w:val="24"/>
        </w:rPr>
        <w:t>四、双方责任与义务</w:t>
      </w:r>
      <w:bookmarkEnd w:id="13"/>
    </w:p>
    <w:p w14:paraId="12718F72">
      <w:pPr>
        <w:spacing w:before="300" w:after="120" w:line="288" w:lineRule="auto"/>
        <w:jc w:val="center"/>
        <w:outlineLvl w:val="2"/>
        <w:rPr>
          <w:rFonts w:ascii="微软雅黑" w:hAnsi="微软雅黑" w:eastAsia="微软雅黑" w:cs="微软雅黑"/>
          <w:sz w:val="22"/>
          <w:szCs w:val="24"/>
        </w:rPr>
      </w:pPr>
      <w:bookmarkStart w:id="14" w:name="heading_7"/>
      <w:r>
        <w:rPr>
          <w:rFonts w:hint="eastAsia" w:ascii="微软雅黑" w:hAnsi="微软雅黑" w:eastAsia="微软雅黑" w:cs="微软雅黑"/>
          <w:b/>
          <w:sz w:val="32"/>
          <w:szCs w:val="24"/>
        </w:rPr>
        <w:t>（一）甲方责任与义务</w:t>
      </w:r>
      <w:bookmarkEnd w:id="14"/>
    </w:p>
    <w:p w14:paraId="3287E88D">
      <w:pPr>
        <w:numPr>
          <w:ilvl w:val="0"/>
          <w:numId w:val="1"/>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按本协议约定的时间、规格、数量向乙方交付赞助物资，确保物资为全新、合格的正品，符合赛事级使用要求，并提供相关质量合格证明。</w:t>
      </w:r>
    </w:p>
    <w:p w14:paraId="1F97E783">
      <w:pPr>
        <w:numPr>
          <w:ilvl w:val="0"/>
          <w:numId w:val="2"/>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及时向乙方提供品牌logo、广告设计规范、冠名名称使用规范等相关文件，配合乙方完成冠名及品牌曝光的落地工作。</w:t>
      </w:r>
    </w:p>
    <w:p w14:paraId="5FF7C23E">
      <w:pPr>
        <w:numPr>
          <w:ilvl w:val="0"/>
          <w:numId w:val="3"/>
        </w:numPr>
        <w:spacing w:before="120" w:after="120" w:line="288" w:lineRule="auto"/>
        <w:ind w:firstLine="480" w:firstLineChars="200"/>
        <w:rPr>
          <w:rFonts w:ascii="微软雅黑" w:hAnsi="微软雅黑" w:eastAsia="微软雅黑" w:cs="微软雅黑"/>
          <w:sz w:val="22"/>
          <w:szCs w:val="24"/>
        </w:rPr>
      </w:pPr>
      <w:bookmarkStart w:id="15" w:name="auto_fouce_8"/>
      <w:r>
        <w:rPr>
          <w:rFonts w:hint="eastAsia" w:ascii="微软雅黑" w:hAnsi="微软雅黑" w:eastAsia="微软雅黑" w:cs="微软雅黑"/>
          <w:sz w:val="24"/>
          <w:szCs w:val="24"/>
        </w:rPr>
        <w:t>合作期内，甲方可优先使用冠名球馆举办品牌赛事、产品试打、客户沙龙等活动，乙方需</w:t>
      </w:r>
      <w:ins w:id="24" w:author="Mia" w:date="2026-01-07T16:11:16Z">
        <w:r>
          <w:rPr>
            <w:rFonts w:hint="eastAsia" w:ascii="微软雅黑" w:hAnsi="微软雅黑" w:eastAsia="微软雅黑" w:cs="微软雅黑"/>
            <w:sz w:val="24"/>
            <w:szCs w:val="24"/>
            <w:lang w:eastAsia="zh-CN"/>
          </w:rPr>
          <w:t>在收到甲方活动需求后3个工作日内予以响应并免费</w:t>
        </w:r>
      </w:ins>
      <w:r>
        <w:rPr>
          <w:rFonts w:hint="eastAsia" w:ascii="微软雅黑" w:hAnsi="微软雅黑" w:eastAsia="微软雅黑" w:cs="微软雅黑"/>
          <w:sz w:val="24"/>
          <w:szCs w:val="24"/>
        </w:rPr>
        <w:t>提供场地协调、基础配套（如灯光、座椅</w:t>
      </w:r>
      <w:ins w:id="25" w:author="Mia" w:date="2026-01-07T16:11:17Z">
        <w:r>
          <w:rPr>
            <w:rFonts w:hint="eastAsia" w:ascii="微软雅黑" w:hAnsi="微软雅黑" w:eastAsia="微软雅黑" w:cs="微软雅黑"/>
            <w:sz w:val="24"/>
            <w:szCs w:val="24"/>
            <w:lang w:eastAsia="zh-CN"/>
          </w:rPr>
          <w:t>、清洁</w:t>
        </w:r>
      </w:ins>
      <w:r>
        <w:rPr>
          <w:rFonts w:hint="eastAsia" w:ascii="微软雅黑" w:hAnsi="微软雅黑" w:eastAsia="微软雅黑" w:cs="微软雅黑"/>
          <w:sz w:val="24"/>
          <w:szCs w:val="24"/>
        </w:rPr>
        <w:t>）等便利支持</w:t>
      </w:r>
      <w:del w:id="26" w:author="Mia" w:date="2026-01-07T16:11:19Z">
        <w:r>
          <w:rPr>
            <w:rFonts w:hint="eastAsia" w:ascii="微软雅黑" w:hAnsi="微软雅黑" w:eastAsia="微软雅黑" w:cs="微软雅黑"/>
            <w:sz w:val="24"/>
            <w:szCs w:val="24"/>
          </w:rPr>
          <w:delText>，</w:delText>
        </w:r>
      </w:del>
      <w:ins w:id="27" w:author="Mia" w:date="2026-01-07T16:11:19Z">
        <w:r>
          <w:rPr>
            <w:rFonts w:hint="eastAsia" w:ascii="微软雅黑" w:hAnsi="微软雅黑" w:eastAsia="微软雅黑" w:cs="微软雅黑"/>
            <w:sz w:val="24"/>
            <w:szCs w:val="24"/>
            <w:lang w:eastAsia="zh-CN"/>
          </w:rPr>
          <w:t>；</w:t>
        </w:r>
      </w:ins>
      <w:r>
        <w:rPr>
          <w:rFonts w:hint="eastAsia" w:ascii="微软雅黑" w:hAnsi="微软雅黑" w:eastAsia="微软雅黑" w:cs="微软雅黑"/>
          <w:sz w:val="24"/>
          <w:szCs w:val="24"/>
        </w:rPr>
        <w:t>活动具体事宜</w:t>
      </w:r>
      <w:del w:id="28" w:author="Mia" w:date="2026-01-07T16:11:21Z">
        <w:r>
          <w:rPr>
            <w:rFonts w:hint="eastAsia" w:ascii="微软雅黑" w:hAnsi="微软雅黑" w:eastAsia="微软雅黑" w:cs="微软雅黑"/>
            <w:sz w:val="24"/>
            <w:szCs w:val="24"/>
          </w:rPr>
          <w:delText>双</w:delText>
        </w:r>
      </w:del>
      <w:ins w:id="29" w:author="Mia" w:date="2026-01-07T16:11:21Z">
        <w:r>
          <w:rPr>
            <w:rFonts w:hint="eastAsia" w:ascii="微软雅黑" w:hAnsi="微软雅黑" w:eastAsia="微软雅黑" w:cs="微软雅黑"/>
            <w:sz w:val="24"/>
            <w:szCs w:val="24"/>
            <w:lang w:eastAsia="zh-CN"/>
          </w:rPr>
          <w:t>由甲</w:t>
        </w:r>
      </w:ins>
      <w:r>
        <w:rPr>
          <w:rFonts w:hint="eastAsia" w:ascii="微软雅黑" w:hAnsi="微软雅黑" w:eastAsia="微软雅黑" w:cs="微软雅黑"/>
          <w:sz w:val="24"/>
          <w:szCs w:val="24"/>
        </w:rPr>
        <w:t>方</w:t>
      </w:r>
      <w:del w:id="30" w:author="Mia" w:date="2026-01-07T16:11:23Z">
        <w:r>
          <w:rPr>
            <w:rFonts w:hint="eastAsia" w:ascii="微软雅黑" w:hAnsi="微软雅黑" w:eastAsia="微软雅黑" w:cs="微软雅黑"/>
            <w:sz w:val="24"/>
            <w:szCs w:val="24"/>
          </w:rPr>
          <w:delText>另行协商</w:delText>
        </w:r>
      </w:del>
      <w:ins w:id="31" w:author="Mia" w:date="2026-01-07T16:11:23Z">
        <w:r>
          <w:rPr>
            <w:rFonts w:hint="eastAsia" w:ascii="微软雅黑" w:hAnsi="微软雅黑" w:eastAsia="微软雅黑" w:cs="微软雅黑"/>
            <w:sz w:val="24"/>
            <w:szCs w:val="24"/>
            <w:lang w:eastAsia="zh-CN"/>
          </w:rPr>
          <w:t>主导，乙方不得无故拒绝或设置障碍</w:t>
        </w:r>
      </w:ins>
      <w:r>
        <w:rPr>
          <w:rFonts w:hint="eastAsia" w:ascii="微软雅黑" w:hAnsi="微软雅黑" w:eastAsia="微软雅黑" w:cs="微软雅黑"/>
          <w:sz w:val="24"/>
          <w:szCs w:val="24"/>
        </w:rPr>
        <w:t>。</w:t>
      </w:r>
      <w:bookmarkEnd w:id="15"/>
    </w:p>
    <w:p w14:paraId="1C1B7800">
      <w:pPr>
        <w:numPr>
          <w:ilvl w:val="0"/>
          <w:numId w:val="4"/>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甲方不得要求乙方从事违反法律法规、公序良俗的宣传推广活动。</w:t>
      </w:r>
    </w:p>
    <w:p w14:paraId="093C935F">
      <w:pPr>
        <w:spacing w:before="300" w:after="120" w:line="288" w:lineRule="auto"/>
        <w:jc w:val="center"/>
        <w:outlineLvl w:val="2"/>
        <w:rPr>
          <w:rFonts w:ascii="微软雅黑" w:hAnsi="微软雅黑" w:eastAsia="微软雅黑" w:cs="微软雅黑"/>
          <w:sz w:val="22"/>
          <w:szCs w:val="24"/>
        </w:rPr>
      </w:pPr>
      <w:bookmarkStart w:id="16" w:name="heading_8"/>
      <w:r>
        <w:rPr>
          <w:rFonts w:hint="eastAsia" w:ascii="微软雅黑" w:hAnsi="微软雅黑" w:eastAsia="微软雅黑" w:cs="微软雅黑"/>
          <w:b/>
          <w:sz w:val="32"/>
          <w:szCs w:val="24"/>
        </w:rPr>
        <w:t>（二）乙方责任与义务</w:t>
      </w:r>
      <w:bookmarkEnd w:id="16"/>
    </w:p>
    <w:p w14:paraId="32E5898A">
      <w:pPr>
        <w:numPr>
          <w:ilvl w:val="0"/>
          <w:numId w:val="5"/>
        </w:numPr>
        <w:spacing w:before="120" w:after="120" w:line="288" w:lineRule="auto"/>
        <w:ind w:firstLine="480" w:firstLineChars="200"/>
        <w:rPr>
          <w:rFonts w:ascii="微软雅黑" w:hAnsi="微软雅黑" w:eastAsia="微软雅黑" w:cs="微软雅黑"/>
          <w:sz w:val="22"/>
          <w:szCs w:val="24"/>
        </w:rPr>
      </w:pPr>
      <w:bookmarkStart w:id="17" w:name="auto_fouce_9"/>
      <w:r>
        <w:rPr>
          <w:rFonts w:hint="eastAsia" w:ascii="微软雅黑" w:hAnsi="微软雅黑" w:eastAsia="微软雅黑" w:cs="微软雅黑"/>
          <w:sz w:val="24"/>
          <w:szCs w:val="24"/>
        </w:rPr>
        <w:t>本协议签订后15个工作日内，完成球馆冠名更名、门头标识更换、logo地面喷涂、广告位安装、品牌展架摆放等所有品牌曝光权益的落地工作，并拍摄清晰的现场照片（不少于10张，含整体场景及细节特写）、视频（时长不少于1分钟）提交甲方验收</w:t>
      </w:r>
      <w:del w:id="32" w:author="Mia" w:date="2026-01-07T16:11:27Z">
        <w:r>
          <w:rPr>
            <w:rFonts w:hint="eastAsia" w:ascii="微软雅黑" w:hAnsi="微软雅黑" w:eastAsia="微软雅黑" w:cs="微软雅黑"/>
            <w:sz w:val="24"/>
            <w:szCs w:val="24"/>
          </w:rPr>
          <w:delText>，</w:delText>
        </w:r>
      </w:del>
      <w:ins w:id="33" w:author="Mia" w:date="2026-01-07T16:11:27Z">
        <w:r>
          <w:rPr>
            <w:rFonts w:hint="eastAsia" w:ascii="微软雅黑" w:hAnsi="微软雅黑" w:eastAsia="微软雅黑" w:cs="微软雅黑"/>
            <w:sz w:val="24"/>
            <w:szCs w:val="24"/>
            <w:lang w:eastAsia="zh-CN"/>
          </w:rPr>
          <w:t>。甲方应在收到乙方提交的资料后5个工作日内完成</w:t>
        </w:r>
      </w:ins>
      <w:r>
        <w:rPr>
          <w:rFonts w:hint="eastAsia" w:ascii="微软雅黑" w:hAnsi="微软雅黑" w:eastAsia="微软雅黑" w:cs="微软雅黑"/>
          <w:sz w:val="24"/>
          <w:szCs w:val="24"/>
        </w:rPr>
        <w:t>验收</w:t>
      </w:r>
      <w:ins w:id="34" w:author="Mia" w:date="2026-01-07T16:11:28Z">
        <w:r>
          <w:rPr>
            <w:rFonts w:hint="eastAsia" w:ascii="微软雅黑" w:hAnsi="微软雅黑" w:eastAsia="微软雅黑" w:cs="微软雅黑"/>
            <w:sz w:val="24"/>
            <w:szCs w:val="24"/>
            <w:lang w:eastAsia="zh-CN"/>
          </w:rPr>
          <w:t>并反馈结果。若甲方验收不</w:t>
        </w:r>
      </w:ins>
      <w:r>
        <w:rPr>
          <w:rFonts w:hint="eastAsia" w:ascii="微软雅黑" w:hAnsi="微软雅黑" w:eastAsia="微软雅黑" w:cs="微软雅黑"/>
          <w:sz w:val="24"/>
          <w:szCs w:val="24"/>
        </w:rPr>
        <w:t>合格</w:t>
      </w:r>
      <w:del w:id="35" w:author="Mia" w:date="2026-01-07T16:11:30Z">
        <w:r>
          <w:rPr>
            <w:rFonts w:hint="eastAsia" w:ascii="微软雅黑" w:hAnsi="微软雅黑" w:eastAsia="微软雅黑" w:cs="微软雅黑"/>
            <w:sz w:val="24"/>
            <w:szCs w:val="24"/>
          </w:rPr>
          <w:delText>后</w:delText>
        </w:r>
      </w:del>
      <w:ins w:id="36" w:author="Mia" w:date="2026-01-07T16:11:30Z">
        <w:r>
          <w:rPr>
            <w:rFonts w:hint="eastAsia" w:ascii="微软雅黑" w:hAnsi="微软雅黑" w:eastAsia="微软雅黑" w:cs="微软雅黑"/>
            <w:sz w:val="24"/>
            <w:szCs w:val="24"/>
            <w:lang w:eastAsia="zh-CN"/>
          </w:rPr>
          <w:t>，乙</w:t>
        </w:r>
      </w:ins>
      <w:r>
        <w:rPr>
          <w:rFonts w:hint="eastAsia" w:ascii="微软雅黑" w:hAnsi="微软雅黑" w:eastAsia="微软雅黑" w:cs="微软雅黑"/>
          <w:sz w:val="24"/>
          <w:szCs w:val="24"/>
        </w:rPr>
        <w:t>方</w:t>
      </w:r>
      <w:del w:id="37" w:author="Mia" w:date="2026-01-07T16:11:32Z">
        <w:r>
          <w:rPr>
            <w:rFonts w:hint="eastAsia" w:ascii="微软雅黑" w:hAnsi="微软雅黑" w:eastAsia="微软雅黑" w:cs="微软雅黑"/>
            <w:sz w:val="24"/>
            <w:szCs w:val="24"/>
          </w:rPr>
          <w:delText>视为</w:delText>
        </w:r>
      </w:del>
      <w:ins w:id="38" w:author="Mia" w:date="2026-01-07T16:11:32Z">
        <w:r>
          <w:rPr>
            <w:rFonts w:hint="eastAsia" w:ascii="微软雅黑" w:hAnsi="微软雅黑" w:eastAsia="微软雅黑" w:cs="微软雅黑"/>
            <w:sz w:val="24"/>
            <w:szCs w:val="24"/>
            <w:lang w:eastAsia="zh-CN"/>
          </w:rPr>
          <w:t>需在甲方发出整改通知之日起7个工作日内</w:t>
        </w:r>
      </w:ins>
      <w:r>
        <w:rPr>
          <w:rFonts w:hint="eastAsia" w:ascii="微软雅黑" w:hAnsi="微软雅黑" w:eastAsia="微软雅黑" w:cs="微软雅黑"/>
          <w:sz w:val="24"/>
          <w:szCs w:val="24"/>
        </w:rPr>
        <w:t>完成</w:t>
      </w:r>
      <w:del w:id="39" w:author="Mia" w:date="2026-01-07T16:11:34Z">
        <w:r>
          <w:rPr>
            <w:rFonts w:hint="eastAsia" w:ascii="微软雅黑" w:hAnsi="微软雅黑" w:eastAsia="微软雅黑" w:cs="微软雅黑"/>
            <w:sz w:val="24"/>
            <w:szCs w:val="24"/>
          </w:rPr>
          <w:delText>落地</w:delText>
        </w:r>
      </w:del>
      <w:ins w:id="40" w:author="Mia" w:date="2026-01-07T16:11:34Z">
        <w:r>
          <w:rPr>
            <w:rFonts w:hint="eastAsia" w:ascii="微软雅黑" w:hAnsi="微软雅黑" w:eastAsia="微软雅黑" w:cs="微软雅黑"/>
            <w:sz w:val="24"/>
            <w:szCs w:val="24"/>
            <w:lang w:eastAsia="zh-CN"/>
          </w:rPr>
          <w:t>整改并重新提交验收；逾期未整改或整改后仍不合格的，甲方有权要求乙方赔偿因品牌曝光延误造成的损失，直至解除本协议</w:t>
        </w:r>
      </w:ins>
      <w:r>
        <w:rPr>
          <w:rFonts w:hint="eastAsia" w:ascii="微软雅黑" w:hAnsi="微软雅黑" w:eastAsia="微软雅黑" w:cs="微软雅黑"/>
          <w:sz w:val="24"/>
          <w:szCs w:val="24"/>
        </w:rPr>
        <w:t>。</w:t>
      </w:r>
      <w:ins w:id="41" w:author="Mia" w:date="2026-01-07T16:11:35Z">
        <w:r>
          <w:rPr>
            <w:rFonts w:hint="eastAsia" w:ascii="微软雅黑" w:hAnsi="微软雅黑" w:eastAsia="微软雅黑" w:cs="微软雅黑"/>
            <w:sz w:val="24"/>
            <w:szCs w:val="24"/>
            <w:lang w:eastAsia="zh-CN"/>
          </w:rPr>
          <w:t>品牌曝光权益的验收标准应包括但不限于：现场照片和视频清晰、数量及内容符合要求，所有品牌标识及展架安装到位且无明显瑕疵。</w:t>
        </w:r>
        <w:bookmarkEnd w:id="17"/>
      </w:ins>
    </w:p>
    <w:p w14:paraId="65EA0E72">
      <w:pPr>
        <w:numPr>
          <w:ilvl w:val="0"/>
          <w:numId w:val="6"/>
        </w:numPr>
        <w:spacing w:before="120" w:after="120" w:line="288" w:lineRule="auto"/>
        <w:ind w:firstLine="480" w:firstLineChars="200"/>
        <w:rPr>
          <w:rFonts w:ascii="微软雅黑" w:hAnsi="微软雅黑" w:eastAsia="微软雅黑" w:cs="微软雅黑"/>
          <w:sz w:val="22"/>
          <w:szCs w:val="24"/>
        </w:rPr>
      </w:pPr>
      <w:bookmarkStart w:id="18" w:name="auto_fouce_10"/>
      <w:r>
        <w:rPr>
          <w:rFonts w:hint="eastAsia" w:ascii="微软雅黑" w:hAnsi="微软雅黑" w:eastAsia="微软雅黑" w:cs="微软雅黑"/>
          <w:sz w:val="24"/>
          <w:szCs w:val="24"/>
        </w:rPr>
        <w:t>合作期内，妥善保管甲方赞助的物资，除正常使用损耗外，因乙方人为原因导致物资损坏、丢失的，需</w:t>
      </w:r>
      <w:del w:id="42" w:author="Mia" w:date="2026-01-07T16:11:38Z">
        <w:r>
          <w:rPr>
            <w:rFonts w:hint="eastAsia" w:ascii="微软雅黑" w:hAnsi="微软雅黑" w:eastAsia="微软雅黑" w:cs="微软雅黑"/>
            <w:sz w:val="24"/>
            <w:szCs w:val="24"/>
          </w:rPr>
          <w:delText>及</w:delText>
        </w:r>
      </w:del>
      <w:ins w:id="43" w:author="Mia" w:date="2026-01-07T16:11:39Z">
        <w:r>
          <w:rPr>
            <w:rFonts w:hint="eastAsia" w:ascii="微软雅黑" w:hAnsi="微软雅黑" w:eastAsia="微软雅黑" w:cs="微软雅黑"/>
            <w:sz w:val="24"/>
            <w:szCs w:val="24"/>
            <w:lang w:eastAsia="zh-CN"/>
          </w:rPr>
          <w:t>在24小</w:t>
        </w:r>
      </w:ins>
      <w:r>
        <w:rPr>
          <w:rFonts w:hint="eastAsia" w:ascii="微软雅黑" w:hAnsi="微软雅黑" w:eastAsia="微软雅黑" w:cs="微软雅黑"/>
          <w:sz w:val="24"/>
          <w:szCs w:val="24"/>
        </w:rPr>
        <w:t>时</w:t>
      </w:r>
      <w:ins w:id="44" w:author="Mia" w:date="2026-01-07T16:11:40Z">
        <w:r>
          <w:rPr>
            <w:rFonts w:hint="eastAsia" w:ascii="微软雅黑" w:hAnsi="微软雅黑" w:eastAsia="微软雅黑" w:cs="微软雅黑"/>
            <w:sz w:val="24"/>
            <w:szCs w:val="24"/>
            <w:lang w:eastAsia="zh-CN"/>
          </w:rPr>
          <w:t>内书面</w:t>
        </w:r>
      </w:ins>
      <w:r>
        <w:rPr>
          <w:rFonts w:hint="eastAsia" w:ascii="微软雅黑" w:hAnsi="微软雅黑" w:eastAsia="微软雅黑" w:cs="微软雅黑"/>
          <w:sz w:val="24"/>
          <w:szCs w:val="24"/>
        </w:rPr>
        <w:t>通知甲方</w:t>
      </w:r>
      <w:ins w:id="45" w:author="Mia" w:date="2026-01-07T16:11:41Z">
        <w:r>
          <w:rPr>
            <w:rFonts w:hint="eastAsia" w:ascii="微软雅黑" w:hAnsi="微软雅黑" w:eastAsia="微软雅黑" w:cs="微软雅黑"/>
            <w:sz w:val="24"/>
            <w:szCs w:val="24"/>
            <w:lang w:eastAsia="zh-CN"/>
          </w:rPr>
          <w:t>，</w:t>
        </w:r>
      </w:ins>
      <w:r>
        <w:rPr>
          <w:rFonts w:hint="eastAsia" w:ascii="微软雅黑" w:hAnsi="微软雅黑" w:eastAsia="微软雅黑" w:cs="微软雅黑"/>
          <w:sz w:val="24"/>
          <w:szCs w:val="24"/>
        </w:rPr>
        <w:t>并负责维修或按</w:t>
      </w:r>
      <w:ins w:id="46" w:author="Mia" w:date="2026-01-07T16:11:45Z">
        <w:r>
          <w:rPr>
            <w:rFonts w:hint="eastAsia" w:ascii="微软雅黑" w:hAnsi="微软雅黑" w:eastAsia="微软雅黑" w:cs="微软雅黑"/>
            <w:sz w:val="24"/>
            <w:szCs w:val="24"/>
            <w:lang w:eastAsia="zh-CN"/>
          </w:rPr>
          <w:t>甲方采购</w:t>
        </w:r>
      </w:ins>
      <w:r>
        <w:rPr>
          <w:rFonts w:hint="eastAsia" w:ascii="微软雅黑" w:hAnsi="微软雅黑" w:eastAsia="微软雅黑" w:cs="微软雅黑"/>
          <w:sz w:val="24"/>
          <w:szCs w:val="24"/>
        </w:rPr>
        <w:t>原价</w:t>
      </w:r>
      <w:ins w:id="47" w:author="Mia" w:date="2026-01-07T16:11:46Z">
        <w:r>
          <w:rPr>
            <w:rFonts w:hint="eastAsia" w:ascii="微软雅黑" w:hAnsi="微软雅黑" w:eastAsia="微软雅黑" w:cs="微软雅黑"/>
            <w:sz w:val="24"/>
            <w:szCs w:val="24"/>
            <w:lang w:eastAsia="zh-CN"/>
          </w:rPr>
          <w:t>（甲方提供采购凭证）</w:t>
        </w:r>
      </w:ins>
      <w:r>
        <w:rPr>
          <w:rFonts w:hint="eastAsia" w:ascii="微软雅黑" w:hAnsi="微软雅黑" w:eastAsia="微软雅黑" w:cs="微软雅黑"/>
          <w:sz w:val="24"/>
          <w:szCs w:val="24"/>
        </w:rPr>
        <w:t>赔偿</w:t>
      </w:r>
      <w:ins w:id="48" w:author="Mia" w:date="2026-01-07T16:11:47Z">
        <w:r>
          <w:rPr>
            <w:rFonts w:hint="eastAsia" w:ascii="微软雅黑" w:hAnsi="微软雅黑" w:eastAsia="微软雅黑" w:cs="微软雅黑"/>
            <w:sz w:val="24"/>
            <w:szCs w:val="24"/>
            <w:lang w:eastAsia="zh-CN"/>
          </w:rPr>
          <w:t>；若因乙方保管不善导致物资无法正常使用影响甲方品牌展示的，乙方需同时赔偿甲方相应的品牌损失</w:t>
        </w:r>
      </w:ins>
      <w:r>
        <w:rPr>
          <w:rFonts w:hint="eastAsia" w:ascii="微软雅黑" w:hAnsi="微软雅黑" w:eastAsia="微软雅黑" w:cs="微软雅黑"/>
          <w:sz w:val="24"/>
          <w:szCs w:val="24"/>
        </w:rPr>
        <w:t>。</w:t>
      </w:r>
      <w:bookmarkEnd w:id="18"/>
    </w:p>
    <w:p w14:paraId="05F59F56">
      <w:pPr>
        <w:numPr>
          <w:ilvl w:val="0"/>
          <w:numId w:val="7"/>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定期检查甲方品牌曝光资源（冠名标识、logo、广告位、展架等）的完整性，发现问题及时整改，确保品牌形象不受影响。</w:t>
      </w:r>
    </w:p>
    <w:p w14:paraId="5AB3F964">
      <w:pPr>
        <w:numPr>
          <w:ilvl w:val="0"/>
          <w:numId w:val="8"/>
        </w:numPr>
        <w:spacing w:before="120" w:after="120" w:line="288" w:lineRule="auto"/>
        <w:ind w:firstLine="480" w:firstLineChars="200"/>
        <w:rPr>
          <w:rFonts w:ascii="微软雅黑" w:hAnsi="微软雅黑" w:eastAsia="微软雅黑" w:cs="微软雅黑"/>
          <w:sz w:val="22"/>
          <w:szCs w:val="24"/>
        </w:rPr>
      </w:pPr>
      <w:bookmarkStart w:id="19" w:name="auto_fouce_11"/>
      <w:r>
        <w:rPr>
          <w:rFonts w:hint="eastAsia" w:ascii="微软雅黑" w:hAnsi="微软雅黑" w:eastAsia="微软雅黑" w:cs="微软雅黑"/>
          <w:sz w:val="24"/>
          <w:szCs w:val="24"/>
        </w:rPr>
        <w:t>主动向球馆客户介绍、推荐品牌及产品，</w:t>
      </w:r>
      <w:ins w:id="49" w:author="Mia" w:date="2026-01-07T16:11:50Z">
        <w:r>
          <w:rPr>
            <w:rFonts w:hint="eastAsia" w:ascii="微软雅黑" w:hAnsi="微软雅黑" w:eastAsia="微软雅黑" w:cs="微软雅黑"/>
            <w:sz w:val="24"/>
            <w:szCs w:val="24"/>
            <w:lang w:eastAsia="zh-CN"/>
          </w:rPr>
          <w:t>将品牌及产品的推荐纳入员工日常服务规范，</w:t>
        </w:r>
      </w:ins>
      <w:r>
        <w:rPr>
          <w:rFonts w:hint="eastAsia" w:ascii="微软雅黑" w:hAnsi="微软雅黑" w:eastAsia="微软雅黑" w:cs="微软雅黑"/>
          <w:sz w:val="24"/>
          <w:szCs w:val="24"/>
        </w:rPr>
        <w:t>配合甲方的品牌推广需求，不得故意诋毁或误导客户。</w:t>
      </w:r>
      <w:bookmarkEnd w:id="19"/>
    </w:p>
    <w:p w14:paraId="3190141F">
      <w:pPr>
        <w:numPr>
          <w:ilvl w:val="0"/>
          <w:numId w:val="9"/>
        </w:num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若球馆需进行装修、改造或调整布局，涉及甲方品牌曝光资源的，需提前7个工作日书面通知甲方，经甲方同意后方可实施，且需保障调整后甲方品牌曝光权益不降低。</w:t>
      </w:r>
    </w:p>
    <w:p w14:paraId="11FB83EF">
      <w:pPr>
        <w:spacing w:before="320" w:after="120" w:line="288" w:lineRule="auto"/>
        <w:jc w:val="center"/>
        <w:outlineLvl w:val="1"/>
        <w:rPr>
          <w:rFonts w:ascii="微软雅黑" w:hAnsi="微软雅黑" w:eastAsia="微软雅黑" w:cs="微软雅黑"/>
          <w:sz w:val="22"/>
          <w:szCs w:val="24"/>
        </w:rPr>
      </w:pPr>
      <w:bookmarkStart w:id="20" w:name="heading_10"/>
      <w:r>
        <w:rPr>
          <w:rFonts w:hint="eastAsia" w:ascii="微软雅黑" w:hAnsi="微软雅黑" w:eastAsia="微软雅黑" w:cs="微软雅黑"/>
          <w:b/>
          <w:sz w:val="36"/>
          <w:szCs w:val="24"/>
        </w:rPr>
        <w:t>五、违约责任</w:t>
      </w:r>
      <w:bookmarkEnd w:id="20"/>
    </w:p>
    <w:p w14:paraId="168C760F">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1.  </w:t>
      </w:r>
      <w:bookmarkStart w:id="21" w:name="auto_fouce_12"/>
      <w:r>
        <w:rPr>
          <w:rFonts w:hint="eastAsia" w:ascii="微软雅黑" w:hAnsi="微软雅黑" w:eastAsia="微软雅黑" w:cs="微软雅黑"/>
          <w:sz w:val="24"/>
          <w:szCs w:val="24"/>
        </w:rPr>
        <w:t>若甲方未按本协议约定时间交付赞助物资，</w:t>
      </w:r>
      <w:ins w:id="50" w:author="Mia" w:date="2026-01-07T16:11:54Z">
        <w:r>
          <w:rPr>
            <w:rFonts w:hint="eastAsia" w:ascii="微软雅黑" w:hAnsi="微软雅黑" w:eastAsia="微软雅黑" w:cs="微软雅黑"/>
            <w:sz w:val="24"/>
            <w:szCs w:val="24"/>
            <w:lang w:eastAsia="zh-CN"/>
          </w:rPr>
          <w:t>应及时书面通知乙方并说明原因，</w:t>
        </w:r>
      </w:ins>
      <w:r>
        <w:rPr>
          <w:rFonts w:hint="eastAsia" w:ascii="微软雅黑" w:hAnsi="微软雅黑" w:eastAsia="微软雅黑" w:cs="微软雅黑"/>
          <w:sz w:val="24"/>
          <w:szCs w:val="24"/>
        </w:rPr>
        <w:t>逾期超过30日</w:t>
      </w:r>
      <w:ins w:id="51" w:author="Mia" w:date="2026-01-07T16:11:55Z">
        <w:r>
          <w:rPr>
            <w:rFonts w:hint="eastAsia" w:ascii="微软雅黑" w:hAnsi="微软雅黑" w:eastAsia="微软雅黑" w:cs="微软雅黑"/>
            <w:sz w:val="24"/>
            <w:szCs w:val="24"/>
            <w:lang w:eastAsia="zh-CN"/>
          </w:rPr>
          <w:t>且未采取有效补救措施</w:t>
        </w:r>
      </w:ins>
      <w:r>
        <w:rPr>
          <w:rFonts w:hint="eastAsia" w:ascii="微软雅黑" w:hAnsi="微软雅黑" w:eastAsia="微软雅黑" w:cs="微软雅黑"/>
          <w:sz w:val="24"/>
          <w:szCs w:val="24"/>
        </w:rPr>
        <w:t>的，乙方有权解除本协议。</w:t>
      </w:r>
      <w:bookmarkEnd w:id="21"/>
    </w:p>
    <w:p w14:paraId="77EB2EF0">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若甲方交付的赞助物资存在质量问题，不符合赛事级标准，甲方需在7个工作日内更换合格物资，逾期未更换的，乙方有权要求甲方赔偿损失。</w:t>
      </w:r>
    </w:p>
    <w:p w14:paraId="1DB42D6E">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3.  </w:t>
      </w:r>
      <w:bookmarkStart w:id="22" w:name="auto_fouce_13"/>
      <w:r>
        <w:rPr>
          <w:rFonts w:hint="eastAsia" w:ascii="微软雅黑" w:hAnsi="微软雅黑" w:eastAsia="微软雅黑" w:cs="微软雅黑"/>
          <w:sz w:val="24"/>
          <w:szCs w:val="24"/>
        </w:rPr>
        <w:t>若乙方未按本协议约定完成冠名、logo喷涂、广告位提供等品牌曝光权益落地，或未通过验收且逾期未整改，甲方有权要求乙方</w:t>
      </w:r>
      <w:ins w:id="52" w:author="Mia" w:date="2026-01-07T16:12:00Z">
        <w:r>
          <w:rPr>
            <w:rFonts w:hint="eastAsia" w:ascii="微软雅黑" w:hAnsi="微软雅黑" w:eastAsia="微软雅黑" w:cs="微软雅黑"/>
            <w:sz w:val="24"/>
            <w:szCs w:val="24"/>
            <w:lang w:eastAsia="zh-CN"/>
          </w:rPr>
          <w:t>在15个工作日内</w:t>
        </w:r>
      </w:ins>
      <w:r>
        <w:rPr>
          <w:rFonts w:hint="eastAsia" w:ascii="微软雅黑" w:hAnsi="微软雅黑" w:eastAsia="微软雅黑" w:cs="微软雅黑"/>
          <w:sz w:val="24"/>
          <w:szCs w:val="24"/>
        </w:rPr>
        <w:t>限期整改，整改无效</w:t>
      </w:r>
      <w:ins w:id="53" w:author="Mia" w:date="2026-01-07T16:12:01Z">
        <w:r>
          <w:rPr>
            <w:rFonts w:hint="eastAsia" w:ascii="微软雅黑" w:hAnsi="微软雅黑" w:eastAsia="微软雅黑" w:cs="微软雅黑"/>
            <w:sz w:val="24"/>
            <w:szCs w:val="24"/>
            <w:lang w:eastAsia="zh-CN"/>
          </w:rPr>
          <w:t>或逾期未整改</w:t>
        </w:r>
      </w:ins>
      <w:r>
        <w:rPr>
          <w:rFonts w:hint="eastAsia" w:ascii="微软雅黑" w:hAnsi="微软雅黑" w:eastAsia="微软雅黑" w:cs="微软雅黑"/>
          <w:sz w:val="24"/>
          <w:szCs w:val="24"/>
        </w:rPr>
        <w:t>的，甲方有权解除本协议，并</w:t>
      </w:r>
      <w:ins w:id="54" w:author="Mia" w:date="2026-01-07T16:12:02Z">
        <w:r>
          <w:rPr>
            <w:rFonts w:hint="eastAsia" w:ascii="微软雅黑" w:hAnsi="微软雅黑" w:eastAsia="微软雅黑" w:cs="微软雅黑"/>
            <w:sz w:val="24"/>
            <w:szCs w:val="24"/>
            <w:lang w:eastAsia="zh-CN"/>
          </w:rPr>
          <w:t>要求乙方</w:t>
        </w:r>
      </w:ins>
      <w:r>
        <w:rPr>
          <w:rFonts w:hint="eastAsia" w:ascii="微软雅黑" w:hAnsi="微软雅黑" w:eastAsia="微软雅黑" w:cs="微软雅黑"/>
          <w:sz w:val="24"/>
          <w:szCs w:val="24"/>
        </w:rPr>
        <w:t>赔偿甲方因此</w:t>
      </w:r>
      <w:del w:id="55" w:author="Mia" w:date="2026-01-07T16:12:04Z">
        <w:r>
          <w:rPr>
            <w:rFonts w:hint="eastAsia" w:ascii="微软雅黑" w:hAnsi="微软雅黑" w:eastAsia="微软雅黑" w:cs="微软雅黑"/>
            <w:sz w:val="24"/>
            <w:szCs w:val="24"/>
          </w:rPr>
          <w:delText>造成</w:delText>
        </w:r>
      </w:del>
      <w:ins w:id="56" w:author="Mia" w:date="2026-01-07T16:12:04Z">
        <w:r>
          <w:rPr>
            <w:rFonts w:hint="eastAsia" w:ascii="微软雅黑" w:hAnsi="微软雅黑" w:eastAsia="微软雅黑" w:cs="微软雅黑"/>
            <w:sz w:val="24"/>
            <w:szCs w:val="24"/>
            <w:lang w:eastAsia="zh-CN"/>
          </w:rPr>
          <w:t>遭受</w:t>
        </w:r>
      </w:ins>
      <w:r>
        <w:rPr>
          <w:rFonts w:hint="eastAsia" w:ascii="微软雅黑" w:hAnsi="微软雅黑" w:eastAsia="微软雅黑" w:cs="微软雅黑"/>
          <w:sz w:val="24"/>
          <w:szCs w:val="24"/>
        </w:rPr>
        <w:t>的</w:t>
      </w:r>
      <w:del w:id="57" w:author="Mia" w:date="2026-01-07T16:12:06Z">
        <w:r>
          <w:rPr>
            <w:rFonts w:hint="eastAsia" w:ascii="微软雅黑" w:hAnsi="微软雅黑" w:eastAsia="微软雅黑" w:cs="微软雅黑"/>
            <w:sz w:val="24"/>
            <w:szCs w:val="24"/>
          </w:rPr>
          <w:delText>全部</w:delText>
        </w:r>
      </w:del>
      <w:ins w:id="58" w:author="Mia" w:date="2026-01-07T16:12:06Z">
        <w:r>
          <w:rPr>
            <w:rFonts w:hint="eastAsia" w:ascii="微软雅黑" w:hAnsi="微软雅黑" w:eastAsia="微软雅黑" w:cs="微软雅黑"/>
            <w:sz w:val="24"/>
            <w:szCs w:val="24"/>
            <w:lang w:eastAsia="zh-CN"/>
          </w:rPr>
          <w:t>实际</w:t>
        </w:r>
      </w:ins>
      <w:r>
        <w:rPr>
          <w:rFonts w:hint="eastAsia" w:ascii="微软雅黑" w:hAnsi="微软雅黑" w:eastAsia="微软雅黑" w:cs="微软雅黑"/>
          <w:sz w:val="24"/>
          <w:szCs w:val="24"/>
        </w:rPr>
        <w:t>损失（包括</w:t>
      </w:r>
      <w:del w:id="59" w:author="Mia" w:date="2026-01-07T16:12:08Z">
        <w:r>
          <w:rPr>
            <w:rFonts w:hint="eastAsia" w:ascii="微软雅黑" w:hAnsi="微软雅黑" w:eastAsia="微软雅黑" w:cs="微软雅黑"/>
            <w:sz w:val="24"/>
            <w:szCs w:val="24"/>
          </w:rPr>
          <w:delText>但不限于</w:delText>
        </w:r>
      </w:del>
      <w:r>
        <w:rPr>
          <w:rFonts w:hint="eastAsia" w:ascii="微软雅黑" w:hAnsi="微软雅黑" w:eastAsia="微软雅黑" w:cs="微软雅黑"/>
          <w:sz w:val="24"/>
          <w:szCs w:val="24"/>
        </w:rPr>
        <w:t>物资成本</w:t>
      </w:r>
      <w:del w:id="60" w:author="Mia" w:date="2026-01-07T16:12:09Z">
        <w:r>
          <w:rPr>
            <w:rFonts w:hint="eastAsia" w:ascii="微软雅黑" w:hAnsi="微软雅黑" w:eastAsia="微软雅黑" w:cs="微软雅黑"/>
            <w:sz w:val="24"/>
            <w:szCs w:val="24"/>
          </w:rPr>
          <w:delText>、品牌</w:delText>
        </w:r>
      </w:del>
      <w:ins w:id="61" w:author="Mia" w:date="2026-01-07T16:12:09Z">
        <w:r>
          <w:rPr>
            <w:rFonts w:hint="eastAsia" w:ascii="微软雅黑" w:hAnsi="微软雅黑" w:eastAsia="微软雅黑" w:cs="微软雅黑"/>
            <w:sz w:val="24"/>
            <w:szCs w:val="24"/>
            <w:lang w:eastAsia="zh-CN"/>
          </w:rPr>
          <w:t>及甲方为本项目已实际支出的</w:t>
        </w:r>
      </w:ins>
      <w:r>
        <w:rPr>
          <w:rFonts w:hint="eastAsia" w:ascii="微软雅黑" w:hAnsi="微软雅黑" w:eastAsia="微软雅黑" w:cs="微软雅黑"/>
          <w:sz w:val="24"/>
          <w:szCs w:val="24"/>
        </w:rPr>
        <w:t>推广</w:t>
      </w:r>
      <w:del w:id="62" w:author="Mia" w:date="2026-01-07T16:12:11Z">
        <w:r>
          <w:rPr>
            <w:rFonts w:hint="eastAsia" w:ascii="微软雅黑" w:hAnsi="微软雅黑" w:eastAsia="微软雅黑" w:cs="微软雅黑"/>
            <w:sz w:val="24"/>
            <w:szCs w:val="24"/>
          </w:rPr>
          <w:delText>损失等</w:delText>
        </w:r>
      </w:del>
      <w:ins w:id="63" w:author="Mia" w:date="2026-01-07T16:12:11Z">
        <w:r>
          <w:rPr>
            <w:rFonts w:hint="eastAsia" w:ascii="微软雅黑" w:hAnsi="微软雅黑" w:eastAsia="微软雅黑" w:cs="微软雅黑"/>
            <w:sz w:val="24"/>
            <w:szCs w:val="24"/>
            <w:lang w:eastAsia="zh-CN"/>
          </w:rPr>
          <w:t>费用</w:t>
        </w:r>
      </w:ins>
      <w:r>
        <w:rPr>
          <w:rFonts w:hint="eastAsia" w:ascii="微软雅黑" w:hAnsi="微软雅黑" w:eastAsia="微软雅黑" w:cs="微软雅黑"/>
          <w:sz w:val="24"/>
          <w:szCs w:val="24"/>
        </w:rPr>
        <w:t>）。</w:t>
      </w:r>
      <w:bookmarkEnd w:id="22"/>
    </w:p>
    <w:p w14:paraId="60C1E287">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4.  </w:t>
      </w:r>
      <w:bookmarkStart w:id="23" w:name="auto_fouce_14"/>
      <w:r>
        <w:rPr>
          <w:rFonts w:hint="eastAsia" w:ascii="微软雅黑" w:hAnsi="微软雅黑" w:eastAsia="微软雅黑" w:cs="微软雅黑"/>
          <w:sz w:val="24"/>
          <w:szCs w:val="24"/>
        </w:rPr>
        <w:t>若乙方违反无竞品承诺，在球馆内引入甲方同品类竞品品牌信息，甲方有权要求乙方立即拆除相关信息；情节严重的，甲方有权解除本协议，乙方需</w:t>
      </w:r>
      <w:ins w:id="64" w:author="Mia" w:date="2026-01-07T16:12:18Z">
        <w:r>
          <w:rPr>
            <w:rFonts w:hint="eastAsia" w:ascii="微软雅黑" w:hAnsi="微软雅黑" w:eastAsia="微软雅黑" w:cs="微软雅黑"/>
            <w:sz w:val="24"/>
            <w:szCs w:val="24"/>
            <w:lang w:eastAsia="zh-CN"/>
          </w:rPr>
          <w:t>向甲方支付【建议明确具体金额或计算方式】的违约金，并</w:t>
        </w:r>
      </w:ins>
      <w:r>
        <w:rPr>
          <w:rFonts w:hint="eastAsia" w:ascii="微软雅黑" w:hAnsi="微软雅黑" w:eastAsia="微软雅黑" w:cs="微软雅黑"/>
          <w:sz w:val="24"/>
          <w:szCs w:val="24"/>
        </w:rPr>
        <w:t>赔偿甲方</w:t>
      </w:r>
      <w:del w:id="65" w:author="Mia" w:date="2026-01-07T16:12:20Z">
        <w:r>
          <w:rPr>
            <w:rFonts w:hint="eastAsia" w:ascii="微软雅黑" w:hAnsi="微软雅黑" w:eastAsia="微软雅黑" w:cs="微软雅黑"/>
            <w:sz w:val="24"/>
            <w:szCs w:val="24"/>
          </w:rPr>
          <w:delText>全部</w:delText>
        </w:r>
      </w:del>
      <w:ins w:id="66" w:author="Mia" w:date="2026-01-07T16:12:20Z">
        <w:r>
          <w:rPr>
            <w:rFonts w:hint="eastAsia" w:ascii="微软雅黑" w:hAnsi="微软雅黑" w:eastAsia="微软雅黑" w:cs="微软雅黑"/>
            <w:sz w:val="24"/>
            <w:szCs w:val="24"/>
            <w:lang w:eastAsia="zh-CN"/>
          </w:rPr>
          <w:t>因此遭受的实际</w:t>
        </w:r>
      </w:ins>
      <w:r>
        <w:rPr>
          <w:rFonts w:hint="eastAsia" w:ascii="微软雅黑" w:hAnsi="微软雅黑" w:eastAsia="微软雅黑" w:cs="微软雅黑"/>
          <w:sz w:val="24"/>
          <w:szCs w:val="24"/>
        </w:rPr>
        <w:t>损失</w:t>
      </w:r>
      <w:ins w:id="67" w:author="Mia" w:date="2026-01-07T16:12:21Z">
        <w:r>
          <w:rPr>
            <w:rFonts w:hint="eastAsia" w:ascii="微软雅黑" w:hAnsi="微软雅黑" w:eastAsia="微软雅黑" w:cs="微软雅黑"/>
            <w:sz w:val="24"/>
            <w:szCs w:val="24"/>
            <w:lang w:eastAsia="zh-CN"/>
          </w:rPr>
          <w:t>（损失赔偿额不得超过乙方订立合同时预见或应当预见的损失范围）</w:t>
        </w:r>
      </w:ins>
      <w:r>
        <w:rPr>
          <w:rFonts w:hint="eastAsia" w:ascii="微软雅黑" w:hAnsi="微软雅黑" w:eastAsia="微软雅黑" w:cs="微软雅黑"/>
          <w:sz w:val="24"/>
          <w:szCs w:val="24"/>
        </w:rPr>
        <w:t>。</w:t>
      </w:r>
      <w:bookmarkEnd w:id="23"/>
    </w:p>
    <w:p w14:paraId="2D5FF027">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5.  </w:t>
      </w:r>
      <w:bookmarkStart w:id="24" w:name="auto_fouce_15"/>
      <w:r>
        <w:rPr>
          <w:rFonts w:hint="eastAsia" w:ascii="微软雅黑" w:hAnsi="微软雅黑" w:eastAsia="微软雅黑" w:cs="微软雅黑"/>
          <w:sz w:val="24"/>
          <w:szCs w:val="24"/>
        </w:rPr>
        <w:t>若乙方擅自变更、删减冠名名称或遮挡、拆除甲方品牌曝光资源，甲方有权要求乙方限期恢复；逾期未恢复的，甲方有权解除本协议，乙方需赔偿甲方</w:t>
      </w:r>
      <w:ins w:id="68" w:author="Mia" w:date="2026-01-07T16:12:30Z">
        <w:r>
          <w:rPr>
            <w:rFonts w:hint="eastAsia" w:ascii="微软雅黑" w:hAnsi="微软雅黑" w:eastAsia="微软雅黑" w:cs="微软雅黑"/>
            <w:sz w:val="24"/>
            <w:szCs w:val="24"/>
            <w:lang w:eastAsia="zh-CN"/>
          </w:rPr>
          <w:t>因此遭受的实际</w:t>
        </w:r>
      </w:ins>
      <w:r>
        <w:rPr>
          <w:rFonts w:hint="eastAsia" w:ascii="微软雅黑" w:hAnsi="微软雅黑" w:eastAsia="微软雅黑" w:cs="微软雅黑"/>
          <w:sz w:val="24"/>
          <w:szCs w:val="24"/>
        </w:rPr>
        <w:t>损失。</w:t>
      </w:r>
      <w:bookmarkEnd w:id="24"/>
    </w:p>
    <w:p w14:paraId="1D0FE9EB">
      <w:pPr>
        <w:spacing w:before="320" w:after="120" w:line="288" w:lineRule="auto"/>
        <w:jc w:val="center"/>
        <w:outlineLvl w:val="1"/>
        <w:rPr>
          <w:rFonts w:ascii="微软雅黑" w:hAnsi="微软雅黑" w:eastAsia="微软雅黑" w:cs="微软雅黑"/>
          <w:sz w:val="22"/>
          <w:szCs w:val="24"/>
        </w:rPr>
      </w:pPr>
      <w:bookmarkStart w:id="25" w:name="heading_11"/>
      <w:r>
        <w:rPr>
          <w:rFonts w:hint="eastAsia" w:ascii="微软雅黑" w:hAnsi="微软雅黑" w:eastAsia="微软雅黑" w:cs="微软雅黑"/>
          <w:b/>
          <w:sz w:val="36"/>
          <w:szCs w:val="24"/>
        </w:rPr>
        <w:t>六、协议的解除与终止</w:t>
      </w:r>
      <w:bookmarkEnd w:id="25"/>
    </w:p>
    <w:p w14:paraId="66376CAA">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双方协商一致，可书面解除本协议。</w:t>
      </w:r>
    </w:p>
    <w:p w14:paraId="6909B697">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2.  </w:t>
      </w:r>
      <w:bookmarkStart w:id="26" w:name="auto_fouce_16"/>
      <w:r>
        <w:rPr>
          <w:rFonts w:hint="eastAsia" w:ascii="微软雅黑" w:hAnsi="微软雅黑" w:eastAsia="微软雅黑" w:cs="微软雅黑"/>
          <w:sz w:val="24"/>
          <w:szCs w:val="24"/>
        </w:rPr>
        <w:t>一方</w:t>
      </w:r>
      <w:del w:id="69" w:author="Mia" w:date="2026-01-07T16:12:34Z">
        <w:r>
          <w:rPr>
            <w:rFonts w:hint="eastAsia" w:ascii="微软雅黑" w:hAnsi="微软雅黑" w:eastAsia="微软雅黑" w:cs="微软雅黑"/>
            <w:sz w:val="24"/>
            <w:szCs w:val="24"/>
          </w:rPr>
          <w:delText>严重</w:delText>
        </w:r>
      </w:del>
      <w:ins w:id="70" w:author="Mia" w:date="2026-01-07T16:12:34Z">
        <w:r>
          <w:rPr>
            <w:rFonts w:hint="eastAsia" w:ascii="微软雅黑" w:hAnsi="微软雅黑" w:eastAsia="微软雅黑" w:cs="微软雅黑"/>
            <w:sz w:val="24"/>
            <w:szCs w:val="24"/>
            <w:lang w:eastAsia="zh-CN"/>
          </w:rPr>
          <w:t>发生本协议第五条约定的</w:t>
        </w:r>
      </w:ins>
      <w:r>
        <w:rPr>
          <w:rFonts w:hint="eastAsia" w:ascii="微软雅黑" w:hAnsi="微软雅黑" w:eastAsia="微软雅黑" w:cs="微软雅黑"/>
          <w:sz w:val="24"/>
          <w:szCs w:val="24"/>
        </w:rPr>
        <w:t>违</w:t>
      </w:r>
      <w:ins w:id="71" w:author="Mia" w:date="2026-01-07T16:12:35Z">
        <w:r>
          <w:rPr>
            <w:rFonts w:hint="eastAsia" w:ascii="微软雅黑" w:hAnsi="微软雅黑" w:eastAsia="微软雅黑" w:cs="微软雅黑"/>
            <w:sz w:val="24"/>
            <w:szCs w:val="24"/>
            <w:lang w:eastAsia="zh-CN"/>
          </w:rPr>
          <w:t>约情形，或违</w:t>
        </w:r>
      </w:ins>
      <w:r>
        <w:rPr>
          <w:rFonts w:hint="eastAsia" w:ascii="微软雅黑" w:hAnsi="微软雅黑" w:eastAsia="微软雅黑" w:cs="微软雅黑"/>
          <w:sz w:val="24"/>
          <w:szCs w:val="24"/>
        </w:rPr>
        <w:t>反本协议</w:t>
      </w:r>
      <w:ins w:id="72" w:author="Mia" w:date="2026-01-07T16:12:36Z">
        <w:r>
          <w:rPr>
            <w:rFonts w:hint="eastAsia" w:ascii="微软雅黑" w:hAnsi="微软雅黑" w:eastAsia="微软雅黑" w:cs="微软雅黑"/>
            <w:sz w:val="24"/>
            <w:szCs w:val="24"/>
            <w:lang w:eastAsia="zh-CN"/>
          </w:rPr>
          <w:t>其他</w:t>
        </w:r>
      </w:ins>
      <w:r>
        <w:rPr>
          <w:rFonts w:hint="eastAsia" w:ascii="微软雅黑" w:hAnsi="微软雅黑" w:eastAsia="微软雅黑" w:cs="微软雅黑"/>
          <w:sz w:val="24"/>
          <w:szCs w:val="24"/>
        </w:rPr>
        <w:t>约定</w:t>
      </w:r>
      <w:del w:id="73" w:author="Mia" w:date="2026-01-07T16:12:38Z">
        <w:r>
          <w:rPr>
            <w:rFonts w:hint="eastAsia" w:ascii="微软雅黑" w:hAnsi="微软雅黑" w:eastAsia="微软雅黑" w:cs="微软雅黑"/>
            <w:sz w:val="24"/>
            <w:szCs w:val="24"/>
          </w:rPr>
          <w:delText>，</w:delText>
        </w:r>
      </w:del>
      <w:ins w:id="74" w:author="Mia" w:date="2026-01-07T16:12:38Z">
        <w:r>
          <w:rPr>
            <w:rFonts w:hint="eastAsia" w:ascii="微软雅黑" w:hAnsi="微软雅黑" w:eastAsia="微软雅黑" w:cs="微软雅黑"/>
            <w:sz w:val="24"/>
            <w:szCs w:val="24"/>
            <w:lang w:eastAsia="zh-CN"/>
          </w:rPr>
          <w:t>并</w:t>
        </w:r>
      </w:ins>
      <w:r>
        <w:rPr>
          <w:rFonts w:hint="eastAsia" w:ascii="微软雅黑" w:hAnsi="微软雅黑" w:eastAsia="微软雅黑" w:cs="微软雅黑"/>
          <w:sz w:val="24"/>
          <w:szCs w:val="24"/>
        </w:rPr>
        <w:t>经</w:t>
      </w:r>
      <w:del w:id="75" w:author="Mia" w:date="2026-01-07T16:12:39Z">
        <w:r>
          <w:rPr>
            <w:rFonts w:hint="eastAsia" w:ascii="微软雅黑" w:hAnsi="微软雅黑" w:eastAsia="微软雅黑" w:cs="微软雅黑"/>
            <w:sz w:val="24"/>
            <w:szCs w:val="24"/>
          </w:rPr>
          <w:delText>另一方</w:delText>
        </w:r>
      </w:del>
      <w:ins w:id="76" w:author="Mia" w:date="2026-01-07T16:12:40Z">
        <w:r>
          <w:rPr>
            <w:rFonts w:hint="eastAsia" w:ascii="微软雅黑" w:hAnsi="微软雅黑" w:eastAsia="微软雅黑" w:cs="微软雅黑"/>
            <w:sz w:val="24"/>
            <w:szCs w:val="24"/>
            <w:lang w:eastAsia="zh-CN"/>
          </w:rPr>
          <w:t>书面</w:t>
        </w:r>
      </w:ins>
      <w:r>
        <w:rPr>
          <w:rFonts w:hint="eastAsia" w:ascii="微软雅黑" w:hAnsi="微软雅黑" w:eastAsia="微软雅黑" w:cs="微软雅黑"/>
          <w:sz w:val="24"/>
          <w:szCs w:val="24"/>
        </w:rPr>
        <w:t>催告后</w:t>
      </w:r>
      <w:ins w:id="77" w:author="Mia" w:date="2026-01-07T16:12:41Z">
        <w:r>
          <w:rPr>
            <w:rFonts w:hint="eastAsia" w:ascii="微软雅黑" w:hAnsi="微软雅黑" w:eastAsia="微软雅黑" w:cs="微软雅黑"/>
            <w:sz w:val="24"/>
            <w:szCs w:val="24"/>
            <w:lang w:eastAsia="zh-CN"/>
          </w:rPr>
          <w:t>【】日内</w:t>
        </w:r>
      </w:ins>
      <w:r>
        <w:rPr>
          <w:rFonts w:hint="eastAsia" w:ascii="微软雅黑" w:hAnsi="微软雅黑" w:eastAsia="微软雅黑" w:cs="微软雅黑"/>
          <w:sz w:val="24"/>
          <w:szCs w:val="24"/>
        </w:rPr>
        <w:t>仍未</w:t>
      </w:r>
      <w:del w:id="78" w:author="Mia" w:date="2026-01-07T16:12:42Z">
        <w:r>
          <w:rPr>
            <w:rFonts w:hint="eastAsia" w:ascii="微软雅黑" w:hAnsi="微软雅黑" w:eastAsia="微软雅黑" w:cs="微软雅黑"/>
            <w:sz w:val="24"/>
            <w:szCs w:val="24"/>
          </w:rPr>
          <w:delText>整改</w:delText>
        </w:r>
      </w:del>
      <w:ins w:id="79" w:author="Mia" w:date="2026-01-07T16:12:43Z">
        <w:r>
          <w:rPr>
            <w:rFonts w:hint="eastAsia" w:ascii="微软雅黑" w:hAnsi="微软雅黑" w:eastAsia="微软雅黑" w:cs="微软雅黑"/>
            <w:sz w:val="24"/>
            <w:szCs w:val="24"/>
            <w:lang w:eastAsia="zh-CN"/>
          </w:rPr>
          <w:t>纠正，给守约方造成重大损害</w:t>
        </w:r>
      </w:ins>
      <w:r>
        <w:rPr>
          <w:rFonts w:hint="eastAsia" w:ascii="微软雅黑" w:hAnsi="微软雅黑" w:eastAsia="微软雅黑" w:cs="微软雅黑"/>
          <w:sz w:val="24"/>
          <w:szCs w:val="24"/>
        </w:rPr>
        <w:t>的，另一方有权解除本协议。</w:t>
      </w:r>
      <w:bookmarkEnd w:id="26"/>
    </w:p>
    <w:p w14:paraId="0EC981C2">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3.  合作期限届满，本协议自动终止；若双方协商续约，需另行签订书面协议。</w:t>
      </w:r>
    </w:p>
    <w:p w14:paraId="1A46458B">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4.  </w:t>
      </w:r>
      <w:bookmarkStart w:id="27" w:name="auto_fouce_17"/>
      <w:r>
        <w:rPr>
          <w:rFonts w:hint="eastAsia" w:ascii="微软雅黑" w:hAnsi="微软雅黑" w:eastAsia="微软雅黑" w:cs="微软雅黑"/>
          <w:sz w:val="24"/>
          <w:szCs w:val="24"/>
        </w:rPr>
        <w:t>协议解除或终止后，乙方需停止使用“”冠名名称及品牌相关标识，若甲方同意乙方继续使用赞助物资，物资所有权归乙方所有；若甲方要求收回物资，</w:t>
      </w:r>
      <w:ins w:id="80" w:author="Mia" w:date="2026-01-07T16:12:48Z">
        <w:r>
          <w:rPr>
            <w:rFonts w:hint="eastAsia" w:ascii="微软雅黑" w:hAnsi="微软雅黑" w:eastAsia="微软雅黑" w:cs="微软雅黑"/>
            <w:sz w:val="24"/>
            <w:szCs w:val="24"/>
            <w:lang w:eastAsia="zh-CN"/>
          </w:rPr>
          <w:t>应在协议解除或终止后15个工作日内书面提出，</w:t>
        </w:r>
      </w:ins>
      <w:r>
        <w:rPr>
          <w:rFonts w:hint="eastAsia" w:ascii="微软雅黑" w:hAnsi="微软雅黑" w:eastAsia="微软雅黑" w:cs="微软雅黑"/>
          <w:sz w:val="24"/>
          <w:szCs w:val="24"/>
        </w:rPr>
        <w:t>乙方需</w:t>
      </w:r>
      <w:ins w:id="81" w:author="Mia" w:date="2026-01-07T16:12:49Z">
        <w:r>
          <w:rPr>
            <w:rFonts w:hint="eastAsia" w:ascii="微软雅黑" w:hAnsi="微软雅黑" w:eastAsia="微软雅黑" w:cs="微软雅黑"/>
            <w:sz w:val="24"/>
            <w:szCs w:val="24"/>
            <w:lang w:eastAsia="zh-CN"/>
          </w:rPr>
          <w:t>在收到甲方通知后10个工作日内</w:t>
        </w:r>
      </w:ins>
      <w:r>
        <w:rPr>
          <w:rFonts w:hint="eastAsia" w:ascii="微软雅黑" w:hAnsi="微软雅黑" w:eastAsia="微软雅黑" w:cs="微软雅黑"/>
          <w:sz w:val="24"/>
          <w:szCs w:val="24"/>
        </w:rPr>
        <w:t>配合返还（正常使用损耗除外）。</w:t>
      </w:r>
      <w:bookmarkEnd w:id="27"/>
    </w:p>
    <w:p w14:paraId="788A1F09">
      <w:pPr>
        <w:spacing w:before="320" w:after="120" w:line="288" w:lineRule="auto"/>
        <w:jc w:val="center"/>
        <w:outlineLvl w:val="1"/>
        <w:rPr>
          <w:rFonts w:ascii="微软雅黑" w:hAnsi="微软雅黑" w:eastAsia="微软雅黑" w:cs="微软雅黑"/>
          <w:sz w:val="22"/>
          <w:szCs w:val="24"/>
        </w:rPr>
      </w:pPr>
      <w:bookmarkStart w:id="28" w:name="heading_12"/>
      <w:r>
        <w:rPr>
          <w:rFonts w:hint="eastAsia" w:ascii="微软雅黑" w:hAnsi="微软雅黑" w:eastAsia="微软雅黑" w:cs="微软雅黑"/>
          <w:b/>
          <w:sz w:val="36"/>
          <w:szCs w:val="24"/>
        </w:rPr>
        <w:t>七、争议解决</w:t>
      </w:r>
      <w:bookmarkEnd w:id="28"/>
    </w:p>
    <w:p w14:paraId="667F0607">
      <w:pPr>
        <w:spacing w:before="120" w:after="120" w:line="288" w:lineRule="auto"/>
        <w:ind w:firstLine="480" w:firstLineChars="200"/>
        <w:rPr>
          <w:rFonts w:ascii="微软雅黑" w:hAnsi="微软雅黑" w:eastAsia="微软雅黑" w:cs="微软雅黑"/>
          <w:sz w:val="22"/>
          <w:szCs w:val="24"/>
        </w:rPr>
      </w:pPr>
      <w:bookmarkStart w:id="29" w:name="auto_fouce_18"/>
      <w:r>
        <w:rPr>
          <w:rFonts w:hint="eastAsia" w:ascii="微软雅黑" w:hAnsi="微软雅黑" w:eastAsia="微软雅黑" w:cs="微软雅黑"/>
          <w:sz w:val="24"/>
          <w:szCs w:val="24"/>
        </w:rPr>
        <w:t>本协议履行过程中发生的任何争议，双方应首先友好协商解决；协商不成的，任何一方均有权向</w:t>
      </w:r>
      <w:del w:id="82" w:author="Mia" w:date="2026-01-07T16:12:56Z">
        <w:r>
          <w:rPr>
            <w:rFonts w:hint="eastAsia" w:ascii="微软雅黑" w:hAnsi="微软雅黑" w:eastAsia="微软雅黑" w:cs="微软雅黑"/>
            <w:sz w:val="24"/>
            <w:szCs w:val="24"/>
          </w:rPr>
          <w:delText>乙</w:delText>
        </w:r>
      </w:del>
      <w:ins w:id="83" w:author="Mia" w:date="2026-01-07T16:12:57Z">
        <w:r>
          <w:rPr>
            <w:rFonts w:hint="eastAsia" w:ascii="微软雅黑" w:hAnsi="微软雅黑" w:eastAsia="微软雅黑" w:cs="微软雅黑"/>
            <w:sz w:val="24"/>
            <w:szCs w:val="24"/>
            <w:lang w:eastAsia="zh-CN"/>
          </w:rPr>
          <w:t>甲</w:t>
        </w:r>
      </w:ins>
      <w:r>
        <w:rPr>
          <w:rFonts w:hint="eastAsia" w:ascii="微软雅黑" w:hAnsi="微软雅黑" w:eastAsia="微软雅黑" w:cs="微软雅黑"/>
          <w:sz w:val="24"/>
          <w:szCs w:val="24"/>
        </w:rPr>
        <w:t>方</w:t>
      </w:r>
      <w:del w:id="84" w:author="Mia" w:date="2026-01-07T16:12:58Z">
        <w:r>
          <w:rPr>
            <w:rFonts w:hint="eastAsia" w:ascii="微软雅黑" w:hAnsi="微软雅黑" w:eastAsia="微软雅黑" w:cs="微软雅黑"/>
            <w:sz w:val="24"/>
            <w:szCs w:val="24"/>
          </w:rPr>
          <w:delText>球馆</w:delText>
        </w:r>
      </w:del>
      <w:ins w:id="85" w:author="Mia" w:date="2026-01-07T16:12:58Z">
        <w:r>
          <w:rPr>
            <w:rFonts w:hint="eastAsia" w:ascii="微软雅黑" w:hAnsi="微软雅黑" w:eastAsia="微软雅黑" w:cs="微软雅黑"/>
            <w:sz w:val="24"/>
            <w:szCs w:val="24"/>
            <w:lang w:eastAsia="zh-CN"/>
          </w:rPr>
          <w:t>联系地址</w:t>
        </w:r>
      </w:ins>
      <w:r>
        <w:rPr>
          <w:rFonts w:hint="eastAsia" w:ascii="微软雅黑" w:hAnsi="微软雅黑" w:eastAsia="微软雅黑" w:cs="微软雅黑"/>
          <w:sz w:val="24"/>
          <w:szCs w:val="24"/>
        </w:rPr>
        <w:t>所在地</w:t>
      </w:r>
      <w:ins w:id="86" w:author="Mia" w:date="2026-01-07T16:12:59Z">
        <w:r>
          <w:rPr>
            <w:rFonts w:hint="eastAsia" w:ascii="微软雅黑" w:hAnsi="微软雅黑" w:eastAsia="微软雅黑" w:cs="微软雅黑"/>
            <w:sz w:val="24"/>
            <w:szCs w:val="24"/>
            <w:lang w:eastAsia="zh-CN"/>
          </w:rPr>
          <w:t>有管辖权的</w:t>
        </w:r>
      </w:ins>
      <w:r>
        <w:rPr>
          <w:rFonts w:hint="eastAsia" w:ascii="微软雅黑" w:hAnsi="微软雅黑" w:eastAsia="微软雅黑" w:cs="微软雅黑"/>
          <w:sz w:val="24"/>
          <w:szCs w:val="24"/>
        </w:rPr>
        <w:t>人民法院提起诉讼。</w:t>
      </w:r>
      <w:bookmarkEnd w:id="29"/>
    </w:p>
    <w:p w14:paraId="77312ACB">
      <w:pPr>
        <w:spacing w:before="320" w:after="120" w:line="288" w:lineRule="auto"/>
        <w:jc w:val="center"/>
        <w:outlineLvl w:val="1"/>
        <w:rPr>
          <w:rFonts w:ascii="微软雅黑" w:hAnsi="微软雅黑" w:eastAsia="微软雅黑" w:cs="微软雅黑"/>
          <w:sz w:val="22"/>
          <w:szCs w:val="24"/>
        </w:rPr>
      </w:pPr>
      <w:bookmarkStart w:id="30" w:name="heading_13"/>
      <w:r>
        <w:rPr>
          <w:rFonts w:hint="eastAsia" w:ascii="微软雅黑" w:hAnsi="微软雅黑" w:eastAsia="微软雅黑" w:cs="微软雅黑"/>
          <w:b/>
          <w:sz w:val="36"/>
          <w:szCs w:val="24"/>
        </w:rPr>
        <w:t>八、其他约定</w:t>
      </w:r>
      <w:bookmarkEnd w:id="30"/>
    </w:p>
    <w:p w14:paraId="6B320268">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1.  本协议未尽事宜，双方可另行签订补充协议，补充协议与本协议具有同等法律效力。</w:t>
      </w:r>
    </w:p>
    <w:p w14:paraId="65367C89">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2.  本协议所有附件（包括但不限于落地验收清单、品牌规范文件、物资清单等）均为本协议不可分割的组成部分，与本协议具有同等法律效力。</w:t>
      </w:r>
    </w:p>
    <w:p w14:paraId="5F884405">
      <w:pPr>
        <w:spacing w:before="120" w:after="120" w:line="288" w:lineRule="auto"/>
        <w:ind w:firstLine="480" w:firstLineChars="200"/>
        <w:rPr>
          <w:rFonts w:ascii="微软雅黑" w:hAnsi="微软雅黑" w:eastAsia="微软雅黑" w:cs="微软雅黑"/>
          <w:sz w:val="22"/>
          <w:szCs w:val="24"/>
        </w:rPr>
      </w:pPr>
      <w:r>
        <w:rPr>
          <w:rFonts w:hint="eastAsia" w:ascii="微软雅黑" w:hAnsi="微软雅黑" w:eastAsia="微软雅黑" w:cs="微软雅黑"/>
          <w:sz w:val="24"/>
          <w:szCs w:val="24"/>
        </w:rPr>
        <w:t xml:space="preserve">3.  </w:t>
      </w:r>
      <w:bookmarkStart w:id="31" w:name="auto_fouce_19"/>
      <w:r>
        <w:rPr>
          <w:rFonts w:hint="eastAsia" w:ascii="微软雅黑" w:hAnsi="微软雅黑" w:eastAsia="微软雅黑" w:cs="微软雅黑"/>
          <w:sz w:val="24"/>
          <w:szCs w:val="24"/>
        </w:rPr>
        <w:t>本协议一式两份，甲乙双方各执一份，自双方</w:t>
      </w:r>
      <w:ins w:id="87" w:author="Mia" w:date="2026-01-07T16:13:09Z">
        <w:r>
          <w:rPr>
            <w:rFonts w:hint="eastAsia" w:ascii="微软雅黑" w:hAnsi="微软雅黑" w:eastAsia="微软雅黑" w:cs="微软雅黑"/>
            <w:sz w:val="24"/>
            <w:szCs w:val="24"/>
            <w:lang w:eastAsia="zh-CN"/>
          </w:rPr>
          <w:t>法定代表人或授权代表</w:t>
        </w:r>
      </w:ins>
      <w:r>
        <w:rPr>
          <w:rFonts w:hint="eastAsia" w:ascii="微软雅黑" w:hAnsi="微软雅黑" w:eastAsia="微软雅黑" w:cs="微软雅黑"/>
          <w:sz w:val="24"/>
          <w:szCs w:val="24"/>
        </w:rPr>
        <w:t>签字</w:t>
      </w:r>
      <w:ins w:id="88" w:author="Mia" w:date="2026-01-07T16:13:10Z">
        <w:r>
          <w:rPr>
            <w:rFonts w:hint="eastAsia" w:ascii="微软雅黑" w:hAnsi="微软雅黑" w:eastAsia="微软雅黑" w:cs="微软雅黑"/>
            <w:sz w:val="24"/>
            <w:szCs w:val="24"/>
            <w:lang w:eastAsia="zh-CN"/>
          </w:rPr>
          <w:t>并加</w:t>
        </w:r>
      </w:ins>
      <w:r>
        <w:rPr>
          <w:rFonts w:hint="eastAsia" w:ascii="微软雅黑" w:hAnsi="微软雅黑" w:eastAsia="微软雅黑" w:cs="微软雅黑"/>
          <w:sz w:val="24"/>
          <w:szCs w:val="24"/>
        </w:rPr>
        <w:t>盖</w:t>
      </w:r>
      <w:ins w:id="89" w:author="Mia" w:date="2026-01-07T16:13:11Z">
        <w:r>
          <w:rPr>
            <w:rFonts w:hint="eastAsia" w:ascii="微软雅黑" w:hAnsi="微软雅黑" w:eastAsia="微软雅黑" w:cs="微软雅黑"/>
            <w:sz w:val="24"/>
            <w:szCs w:val="24"/>
            <w:lang w:eastAsia="zh-CN"/>
          </w:rPr>
          <w:t>公</w:t>
        </w:r>
      </w:ins>
      <w:r>
        <w:rPr>
          <w:rFonts w:hint="eastAsia" w:ascii="微软雅黑" w:hAnsi="微软雅黑" w:eastAsia="微软雅黑" w:cs="微软雅黑"/>
          <w:sz w:val="24"/>
          <w:szCs w:val="24"/>
        </w:rPr>
        <w:t>章</w:t>
      </w:r>
      <w:ins w:id="90" w:author="Mia" w:date="2026-01-07T16:13:12Z">
        <w:r>
          <w:rPr>
            <w:rFonts w:hint="eastAsia" w:ascii="微软雅黑" w:hAnsi="微软雅黑" w:eastAsia="微软雅黑" w:cs="微软雅黑"/>
            <w:sz w:val="24"/>
            <w:szCs w:val="24"/>
            <w:lang w:eastAsia="zh-CN"/>
          </w:rPr>
          <w:t>或合同专用章</w:t>
        </w:r>
      </w:ins>
      <w:r>
        <w:rPr>
          <w:rFonts w:hint="eastAsia" w:ascii="微软雅黑" w:hAnsi="微软雅黑" w:eastAsia="微软雅黑" w:cs="微软雅黑"/>
          <w:sz w:val="24"/>
          <w:szCs w:val="24"/>
        </w:rPr>
        <w:t>之日起生效，具有同等法律效力。</w:t>
      </w:r>
      <w:bookmarkEnd w:id="31"/>
    </w:p>
    <w:p w14:paraId="5FA25A39">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（以下无正文）</w:t>
      </w:r>
    </w:p>
    <w:p w14:paraId="0F36D4A9">
      <w:pPr>
        <w:spacing w:before="320" w:after="120" w:line="288" w:lineRule="auto"/>
        <w:jc w:val="left"/>
        <w:outlineLvl w:val="1"/>
        <w:rPr>
          <w:rFonts w:ascii="微软雅黑" w:hAnsi="微软雅黑" w:eastAsia="微软雅黑" w:cs="微软雅黑"/>
          <w:sz w:val="22"/>
          <w:szCs w:val="24"/>
        </w:rPr>
      </w:pPr>
      <w:bookmarkStart w:id="32" w:name="heading_14"/>
      <w:r>
        <w:rPr>
          <w:rFonts w:hint="eastAsia" w:ascii="微软雅黑" w:hAnsi="微软雅黑" w:eastAsia="微软雅黑" w:cs="微软雅黑"/>
          <w:b/>
          <w:sz w:val="36"/>
          <w:szCs w:val="24"/>
        </w:rPr>
        <w:t>甲方（盖章/签字）：____________________</w:t>
      </w:r>
      <w:bookmarkEnd w:id="32"/>
    </w:p>
    <w:p w14:paraId="1262E148">
      <w:pPr>
        <w:spacing w:before="120" w:after="120" w:line="288" w:lineRule="auto"/>
        <w:jc w:val="left"/>
        <w:rPr>
          <w:rFonts w:ascii="微软雅黑" w:hAnsi="微软雅黑" w:eastAsia="微软雅黑" w:cs="微软雅黑"/>
          <w:sz w:val="22"/>
          <w:szCs w:val="24"/>
        </w:rPr>
      </w:pPr>
      <w:r>
        <w:rPr>
          <w:rFonts w:hint="eastAsia" w:ascii="微软雅黑" w:hAnsi="微软雅黑" w:eastAsia="微软雅黑" w:cs="微软雅黑"/>
          <w:sz w:val="24"/>
          <w:szCs w:val="24"/>
        </w:rPr>
        <w:t>日期：     年     月    日</w:t>
      </w:r>
    </w:p>
    <w:p w14:paraId="4035F662">
      <w:pPr>
        <w:spacing w:before="320" w:after="120" w:line="288" w:lineRule="auto"/>
        <w:jc w:val="left"/>
        <w:outlineLvl w:val="1"/>
        <w:rPr>
          <w:rFonts w:ascii="微软雅黑" w:hAnsi="微软雅黑" w:eastAsia="微软雅黑" w:cs="微软雅黑"/>
          <w:sz w:val="22"/>
          <w:szCs w:val="24"/>
        </w:rPr>
      </w:pPr>
      <w:bookmarkStart w:id="33" w:name="heading_15"/>
      <w:r>
        <w:rPr>
          <w:rFonts w:hint="eastAsia" w:ascii="微软雅黑" w:hAnsi="微软雅黑" w:eastAsia="微软雅黑" w:cs="微软雅黑"/>
          <w:b/>
          <w:sz w:val="36"/>
          <w:szCs w:val="24"/>
        </w:rPr>
        <w:t>乙方（盖章/签字）：____________________</w:t>
      </w:r>
      <w:bookmarkEnd w:id="33"/>
      <w:bookmarkStart w:id="34" w:name="tip_risk_bookmark_23"/>
    </w:p>
    <w:bookmarkEnd w:id="34"/>
    <w:p w14:paraId="65DD4D73">
      <w:pPr>
        <w:spacing w:before="120" w:after="120" w:line="288" w:lineRule="auto"/>
        <w:jc w:val="left"/>
      </w:pPr>
      <w:r>
        <w:rPr>
          <w:rFonts w:hint="eastAsia" w:ascii="微软雅黑" w:hAnsi="微软雅黑" w:eastAsia="微软雅黑" w:cs="微软雅黑"/>
          <w:sz w:val="24"/>
          <w:szCs w:val="24"/>
        </w:rPr>
        <w:t>日期：     年     月    日</w:t>
      </w:r>
    </w:p>
    <w:sectPr>
      <w:pgSz w:w="11905" w:h="16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a" w:date="2026-01-07T16:13:21Z" w:initials="">
    <w:p w14:paraId="7BC63D74">
      <w:r>
        <w:rPr>
          <w:rFonts w:ascii="宋体" w:hAnsi="宋体" w:eastAsia="宋体" w:cs="宋体"/>
          <w:color w:val="ED6C00"/>
          <w:sz w:val="24"/>
          <w:szCs w:val="24"/>
        </w:rPr>
        <w:t>以下修订内容由AlphaGPT人工智能生成，仅供参考，不构成正式的法律意见和建议，请您注意甄别</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BC63D7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7"/>
      <w:numFmt w:val="decimal"/>
      <w:lvlText w:val="%1."/>
      <w:lvlJc w:val="left"/>
      <w:rPr>
        <w:color w:val="3370FF"/>
      </w:rPr>
    </w:lvl>
  </w:abstractNum>
  <w:abstractNum w:abstractNumId="1">
    <w:nsid w:val="B5E306ED"/>
    <w:multiLevelType w:val="singleLevel"/>
    <w:tmpl w:val="B5E306ED"/>
    <w:lvl w:ilvl="0" w:tentative="0">
      <w:start w:val="2"/>
      <w:numFmt w:val="decimal"/>
      <w:lvlText w:val="%1."/>
      <w:lvlJc w:val="left"/>
      <w:rPr>
        <w:color w:val="3370FF"/>
      </w:rPr>
    </w:lvl>
  </w:abstractNum>
  <w:abstractNum w:abstractNumId="2">
    <w:nsid w:val="BF205925"/>
    <w:multiLevelType w:val="singleLevel"/>
    <w:tmpl w:val="BF205925"/>
    <w:lvl w:ilvl="0" w:tentative="0">
      <w:start w:val="1"/>
      <w:numFmt w:val="decimal"/>
      <w:lvlText w:val="%1."/>
      <w:lvlJc w:val="left"/>
      <w:rPr>
        <w:color w:val="3370FF"/>
      </w:rPr>
    </w:lvl>
  </w:abstractNum>
  <w:abstractNum w:abstractNumId="3">
    <w:nsid w:val="0248C179"/>
    <w:multiLevelType w:val="singleLevel"/>
    <w:tmpl w:val="0248C179"/>
    <w:lvl w:ilvl="0" w:tentative="0">
      <w:start w:val="6"/>
      <w:numFmt w:val="decimal"/>
      <w:lvlText w:val="%1."/>
      <w:lvlJc w:val="left"/>
      <w:rPr>
        <w:color w:val="3370FF"/>
      </w:rPr>
    </w:lvl>
  </w:abstractNum>
  <w:abstractNum w:abstractNumId="4">
    <w:nsid w:val="03D62ECE"/>
    <w:multiLevelType w:val="singleLevel"/>
    <w:tmpl w:val="03D62ECE"/>
    <w:lvl w:ilvl="0" w:tentative="0">
      <w:start w:val="3"/>
      <w:numFmt w:val="decimal"/>
      <w:lvlText w:val="%1."/>
      <w:lvlJc w:val="left"/>
      <w:rPr>
        <w:color w:val="3370FF"/>
      </w:rPr>
    </w:lvl>
  </w:abstractNum>
  <w:abstractNum w:abstractNumId="5">
    <w:nsid w:val="25B654F3"/>
    <w:multiLevelType w:val="singleLevel"/>
    <w:tmpl w:val="25B654F3"/>
    <w:lvl w:ilvl="0" w:tentative="0">
      <w:start w:val="4"/>
      <w:numFmt w:val="decimal"/>
      <w:lvlText w:val="%1."/>
      <w:lvlJc w:val="left"/>
      <w:rPr>
        <w:color w:val="3370FF"/>
      </w:rPr>
    </w:lvl>
  </w:abstractNum>
  <w:abstractNum w:abstractNumId="6">
    <w:nsid w:val="2A8F537B"/>
    <w:multiLevelType w:val="singleLevel"/>
    <w:tmpl w:val="2A8F537B"/>
    <w:lvl w:ilvl="0" w:tentative="0">
      <w:start w:val="8"/>
      <w:numFmt w:val="decimal"/>
      <w:lvlText w:val="%1."/>
      <w:lvlJc w:val="left"/>
      <w:rPr>
        <w:color w:val="3370FF"/>
      </w:rPr>
    </w:lvl>
  </w:abstractNum>
  <w:abstractNum w:abstractNumId="7">
    <w:nsid w:val="5A241D34"/>
    <w:multiLevelType w:val="singleLevel"/>
    <w:tmpl w:val="5A241D34"/>
    <w:lvl w:ilvl="0" w:tentative="0">
      <w:start w:val="9"/>
      <w:numFmt w:val="decimal"/>
      <w:lvlText w:val="%1."/>
      <w:lvlJc w:val="left"/>
      <w:rPr>
        <w:color w:val="3370FF"/>
      </w:rPr>
    </w:lvl>
  </w:abstractNum>
  <w:abstractNum w:abstractNumId="8">
    <w:nsid w:val="72183CF9"/>
    <w:multiLevelType w:val="singleLevel"/>
    <w:tmpl w:val="72183CF9"/>
    <w:lvl w:ilvl="0" w:tentative="0">
      <w:start w:val="5"/>
      <w:numFmt w:val="decimal"/>
      <w:lvlText w:val="%1."/>
      <w:lvlJc w:val="left"/>
      <w:rPr>
        <w:color w:val="3370FF"/>
      </w:rPr>
    </w:lvl>
  </w:abstractNum>
  <w:num w:numId="1">
    <w:abstractNumId w:val="2"/>
  </w:num>
  <w:num w:numId="2">
    <w:abstractNumId w:val="1"/>
  </w:num>
  <w:num w:numId="3">
    <w:abstractNumId w:val="4"/>
  </w:num>
  <w:num w:numId="4">
    <w:abstractNumId w:val="5"/>
  </w:num>
  <w:num w:numId="5">
    <w:abstractNumId w:val="8"/>
  </w:num>
  <w:num w:numId="6">
    <w:abstractNumId w:val="3"/>
  </w:num>
  <w:num w:numId="7">
    <w:abstractNumId w:val="0"/>
  </w:num>
  <w:num w:numId="8">
    <w:abstractNumId w:val="6"/>
  </w:num>
  <w:num w:numId="9">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a">
    <w15:presenceInfo w15:providerId="None" w15:userId="M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CA6A01"/>
    <w:rsid w:val="00405BFD"/>
    <w:rsid w:val="005000F6"/>
    <w:rsid w:val="00975D32"/>
    <w:rsid w:val="03B6BB94"/>
    <w:rsid w:val="049F1012"/>
    <w:rsid w:val="27F3DF44"/>
    <w:rsid w:val="2D9B530B"/>
    <w:rsid w:val="3EFE79EE"/>
    <w:rsid w:val="41774AD7"/>
    <w:rsid w:val="4C96024D"/>
    <w:rsid w:val="50E001C2"/>
    <w:rsid w:val="536E65EE"/>
    <w:rsid w:val="5E052405"/>
    <w:rsid w:val="6F7FF796"/>
    <w:rsid w:val="714C1CC5"/>
    <w:rsid w:val="72CA6A01"/>
    <w:rsid w:val="7BAB467E"/>
    <w:rsid w:val="7E1F55E5"/>
    <w:rsid w:val="7EAF4A02"/>
    <w:rsid w:val="83F02B38"/>
    <w:rsid w:val="98EF685B"/>
    <w:rsid w:val="BBFC8C86"/>
    <w:rsid w:val="BEF33683"/>
    <w:rsid w:val="BFEF37EB"/>
    <w:rsid w:val="DDEFE9E6"/>
    <w:rsid w:val="DFFFA10C"/>
    <w:rsid w:val="EF5D0D71"/>
    <w:rsid w:val="FDEF05DC"/>
    <w:rsid w:val="FE770E1C"/>
    <w:rsid w:val="FFF88E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annotation reference"/>
    <w:basedOn w:val="5"/>
    <w:qFormat/>
    <w:uiPriority w:val="99"/>
    <w:rPr>
      <w:sz w:val="16"/>
      <w:szCs w:val="16"/>
    </w:rPr>
  </w:style>
  <w:style w:type="character" w:customStyle="1" w:styleId="7">
    <w:name w:val="页眉 字符"/>
    <w:basedOn w:val="5"/>
    <w:link w:val="3"/>
    <w:qFormat/>
    <w:uiPriority w:val="0"/>
    <w:rPr>
      <w:sz w:val="18"/>
      <w:szCs w:val="18"/>
    </w:rPr>
  </w:style>
  <w:style w:type="character" w:customStyle="1" w:styleId="8">
    <w:name w:val="页脚 字符"/>
    <w:basedOn w:val="5"/>
    <w:link w:val="2"/>
    <w:qFormat/>
    <w:uiPriority w:val="0"/>
    <w:rPr>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3297</Words>
  <Characters>3490</Characters>
  <Lines>20</Lines>
  <Paragraphs>5</Paragraphs>
  <TotalTime>1</TotalTime>
  <ScaleCrop>false</ScaleCrop>
  <LinksUpToDate>false</LinksUpToDate>
  <CharactersWithSpaces>3559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2026-01-07T15:54:00Z</dcterms:created>
  <dc:creator>韩烟雨</dc:creator>
  <cp:lastModifiedBy>曾梅梅</cp:lastModifiedBy>
  <dcterms:modified xsi:type="dcterms:W3CDTF">2026-03-06T06:26:17Z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09FE67D1C73469379A155E69F731DFD7_43</vt:lpwstr>
  </property>
  <property fmtid="{D5CDD505-2E9C-101B-9397-08002B2CF9AE}" pid="3" name="KSOProductBuildVer">
    <vt:lpwstr>2052-12.1.0.25225</vt:lpwstr>
  </property>
  <property fmtid="{D5CDD505-2E9C-101B-9397-08002B2CF9AE}" pid="4" name="KSOTemplateDocerSaveRecord">
    <vt:lpwstr>eyJoZGlkIjoiODU4NzM4ODYzYjc4Y2Q0MDMyMzZmODllZjU2N2M5MTEiLCJ1c2VySWQiOiIxNDU1OTY4Mjg3In0=</vt:lpwstr>
  </property>
</Properties>
</file>