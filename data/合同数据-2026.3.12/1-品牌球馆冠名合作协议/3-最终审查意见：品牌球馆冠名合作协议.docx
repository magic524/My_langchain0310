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8DE8B" w14:textId="72B5F64C" w:rsidR="00D333E4" w:rsidRDefault="006638D5">
      <w:pPr>
        <w:spacing w:before="480" w:after="480" w:line="288" w:lineRule="auto"/>
        <w:jc w:val="center"/>
        <w:rPr>
          <w:rFonts w:ascii="微软雅黑" w:eastAsia="微软雅黑" w:hAnsi="微软雅黑" w:cs="微软雅黑"/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9060F3" wp14:editId="2BFED1E3">
            <wp:simplePos x="0" y="0"/>
            <wp:positionH relativeFrom="column">
              <wp:posOffset>8890</wp:posOffset>
            </wp:positionH>
            <wp:positionV relativeFrom="paragraph">
              <wp:posOffset>-833120</wp:posOffset>
            </wp:positionV>
            <wp:extent cx="1615440" cy="84836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C14">
        <w:rPr>
          <w:rFonts w:ascii="微软雅黑" w:eastAsia="微软雅黑" w:hAnsi="微软雅黑" w:cs="微软雅黑" w:hint="eastAsia"/>
          <w:b/>
          <w:sz w:val="56"/>
          <w:szCs w:val="24"/>
        </w:rPr>
        <w:t>翘曲</w:t>
      </w:r>
      <w:proofErr w:type="gramStart"/>
      <w:r w:rsidR="00917C14">
        <w:rPr>
          <w:rFonts w:ascii="微软雅黑" w:eastAsia="微软雅黑" w:hAnsi="微软雅黑" w:cs="微软雅黑" w:hint="eastAsia"/>
          <w:b/>
          <w:sz w:val="56"/>
          <w:szCs w:val="24"/>
        </w:rPr>
        <w:t>点品牌</w:t>
      </w:r>
      <w:proofErr w:type="gramEnd"/>
      <w:r w:rsidR="00917C14">
        <w:rPr>
          <w:rFonts w:ascii="微软雅黑" w:eastAsia="微软雅黑" w:hAnsi="微软雅黑" w:cs="微软雅黑" w:hint="eastAsia"/>
          <w:b/>
          <w:sz w:val="56"/>
          <w:szCs w:val="24"/>
        </w:rPr>
        <w:t>球馆冠名合作协议</w:t>
      </w:r>
    </w:p>
    <w:p w14:paraId="45EE30BF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甲方（赞助方）：</w:t>
      </w: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t xml:space="preserve">翘曲点（深圳）科技有限公司 </w:t>
      </w:r>
      <w:r>
        <w:rPr>
          <w:rFonts w:ascii="微软雅黑" w:eastAsia="微软雅黑" w:hAnsi="微软雅黑" w:cs="微软雅黑" w:hint="eastAsia"/>
          <w:sz w:val="24"/>
          <w:szCs w:val="24"/>
        </w:rPr>
        <w:t>（翘曲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点品牌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运营方，以下简称“甲方”）</w:t>
      </w:r>
      <w:bookmarkStart w:id="0" w:name="_GoBack"/>
      <w:bookmarkEnd w:id="0"/>
    </w:p>
    <w:p w14:paraId="5DD0D658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  <w:u w:val="single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统一社会信用代码/身份证号：</w:t>
      </w: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t>91440300MACTFGL20A</w:t>
      </w:r>
    </w:p>
    <w:p w14:paraId="2FBBC855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  <w:u w:val="single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联系地址：</w:t>
      </w:r>
      <w:r>
        <w:rPr>
          <w:rFonts w:ascii="Times New Roman" w:hAnsi="Times New Roman" w:cs="微软雅黑"/>
          <w:sz w:val="28"/>
          <w:szCs w:val="28"/>
          <w:u w:val="single"/>
        </w:rPr>
        <w:t>深圳市南山区粤海街道麻岭社区深南大道</w:t>
      </w:r>
      <w:r>
        <w:rPr>
          <w:rFonts w:ascii="Times New Roman" w:hAnsi="Times New Roman" w:cs="微软雅黑"/>
          <w:sz w:val="28"/>
          <w:szCs w:val="28"/>
          <w:u w:val="single"/>
        </w:rPr>
        <w:t>9992</w:t>
      </w:r>
      <w:r>
        <w:rPr>
          <w:rFonts w:ascii="Times New Roman" w:hAnsi="Times New Roman" w:cs="微软雅黑"/>
          <w:sz w:val="28"/>
          <w:szCs w:val="28"/>
          <w:u w:val="single"/>
        </w:rPr>
        <w:t>号万利达科技大厦</w:t>
      </w:r>
      <w:r>
        <w:rPr>
          <w:rFonts w:ascii="Times New Roman" w:hAnsi="Times New Roman" w:cs="微软雅黑"/>
          <w:sz w:val="28"/>
          <w:szCs w:val="28"/>
          <w:u w:val="single"/>
        </w:rPr>
        <w:t>2405</w:t>
      </w:r>
    </w:p>
    <w:p w14:paraId="520140F7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联系方式：</w:t>
      </w:r>
      <w:r>
        <w:rPr>
          <w:rFonts w:ascii="微软雅黑" w:eastAsia="微软雅黑" w:hAnsi="微软雅黑" w:cs="微软雅黑" w:hint="eastAsia"/>
          <w:sz w:val="24"/>
          <w:szCs w:val="24"/>
          <w:u w:val="single"/>
        </w:rPr>
        <w:t>张展鹏  13657928205</w:t>
      </w:r>
    </w:p>
    <w:p w14:paraId="152626A4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乙方（合作方/球馆方）：____________________（以下简称“乙方”）</w:t>
      </w:r>
    </w:p>
    <w:p w14:paraId="73A50C0F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统一社会信用代码/身份证号：____________________</w:t>
      </w:r>
    </w:p>
    <w:p w14:paraId="1DCC9B48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球馆地址：____________________</w:t>
      </w:r>
    </w:p>
    <w:p w14:paraId="4D6DC823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联系方式：____________________</w:t>
      </w:r>
    </w:p>
    <w:p w14:paraId="07A3BC49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鉴于甲方拥有“翘曲点”品牌及相关产品资源，乙方拥有专业球馆运营资源，双方本着平等互利、友好协商的原则，就甲方对乙方球馆进行独家冠名及物资赞助事宜，达成如下协议，以资共同遵守。</w:t>
      </w:r>
    </w:p>
    <w:p w14:paraId="2F7B00A1" w14:textId="77777777" w:rsidR="00D333E4" w:rsidRDefault="00917C14">
      <w:pPr>
        <w:spacing w:before="320" w:after="120" w:line="288" w:lineRule="auto"/>
        <w:ind w:firstLineChars="200" w:firstLine="720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1" w:name="heading_0"/>
      <w:r>
        <w:rPr>
          <w:rFonts w:ascii="微软雅黑" w:eastAsia="微软雅黑" w:hAnsi="微软雅黑" w:cs="微软雅黑" w:hint="eastAsia"/>
          <w:b/>
          <w:sz w:val="36"/>
          <w:szCs w:val="24"/>
        </w:rPr>
        <w:t>一、合作核心内容</w:t>
      </w:r>
      <w:bookmarkEnd w:id="1"/>
    </w:p>
    <w:p w14:paraId="1CD3FE9A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1.  双方确立球馆独家冠名合作关系，乙方球馆官方正式名称冠名为“翘曲点XX球馆”（“XX”为乙方原有球馆核心标识，可保留）。</w:t>
      </w:r>
    </w:p>
    <w:p w14:paraId="0BDB12D2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2.  甲方按本协议约定向乙方提供指定物资赞助，乙方按本协议约定向甲方提供品牌冠名及专属曝光权益。</w:t>
      </w:r>
    </w:p>
    <w:p w14:paraId="6E6DB098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3.  合作期限：自2026年1月20日起至2028年1月20日止，共计2年。合作期限届满前30日，双方可协商续约事宜，同等条件下甲方享有</w:t>
      </w:r>
      <w:ins w:id="2" w:author="曾梅梅" w:date="2026-01-07T20:44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排他性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lastRenderedPageBreak/>
        <w:t>优先续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27E620" wp14:editId="71B417BD">
            <wp:simplePos x="0" y="0"/>
            <wp:positionH relativeFrom="column">
              <wp:posOffset>8890</wp:posOffset>
            </wp:positionH>
            <wp:positionV relativeFrom="paragraph">
              <wp:posOffset>-825500</wp:posOffset>
            </wp:positionV>
            <wp:extent cx="1615440" cy="84836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z w:val="24"/>
          <w:szCs w:val="24"/>
        </w:rPr>
        <w:t>约权。</w:t>
      </w:r>
    </w:p>
    <w:p w14:paraId="011C9ACD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3" w:name="heading_1"/>
      <w:r>
        <w:rPr>
          <w:rFonts w:ascii="微软雅黑" w:eastAsia="微软雅黑" w:hAnsi="微软雅黑" w:cs="微软雅黑" w:hint="eastAsia"/>
          <w:b/>
          <w:sz w:val="36"/>
          <w:szCs w:val="24"/>
        </w:rPr>
        <w:t>二、甲方赞助物资清单（</w:t>
      </w:r>
      <w:commentRangeStart w:id="4"/>
      <w:proofErr w:type="gramStart"/>
      <w:r>
        <w:rPr>
          <w:rFonts w:ascii="微软雅黑" w:eastAsia="微软雅黑" w:hAnsi="微软雅黑" w:cs="微软雅黑" w:hint="eastAsia"/>
          <w:b/>
          <w:sz w:val="36"/>
          <w:szCs w:val="24"/>
        </w:rPr>
        <w:t>赛事级</w:t>
      </w:r>
      <w:commentRangeEnd w:id="4"/>
      <w:proofErr w:type="gramEnd"/>
      <w:r w:rsidR="00BA5DA0">
        <w:rPr>
          <w:rStyle w:val="a3"/>
        </w:rPr>
        <w:commentReference w:id="4"/>
      </w:r>
      <w:r>
        <w:rPr>
          <w:rFonts w:ascii="微软雅黑" w:eastAsia="微软雅黑" w:hAnsi="微软雅黑" w:cs="微软雅黑" w:hint="eastAsia"/>
          <w:b/>
          <w:sz w:val="36"/>
          <w:szCs w:val="24"/>
        </w:rPr>
        <w:t>标准，全额无偿赞助）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D333E4" w14:paraId="0FD028D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6D62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02A4F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物资名称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F89C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规格/标准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53F53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5E5E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备注</w:t>
            </w:r>
          </w:p>
        </w:tc>
      </w:tr>
      <w:tr w:rsidR="00D333E4" w14:paraId="424727C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CBC11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7B5D6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赛事级</w:t>
            </w:r>
            <w:proofErr w:type="gram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重型网架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7AE87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匹克球专用</w:t>
            </w:r>
            <w:proofErr w:type="gram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，符合专业赛事规格，含全套配件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5E70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6D005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质保12个月，非人为损坏免费维修</w:t>
            </w:r>
          </w:p>
        </w:tc>
      </w:tr>
      <w:tr w:rsidR="00D333E4" w14:paraId="779911F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06F0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F285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专业球场围挡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076D1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匹克球场地专用，适配乙方球场实际尺寸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E0A2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20套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6860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防水耐磨，适配户外/室内使用场景</w:t>
            </w:r>
          </w:p>
        </w:tc>
      </w:tr>
      <w:tr w:rsidR="00D333E4" w14:paraId="470D764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16D4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998F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专业试打球拍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D4EB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翘曲</w:t>
            </w: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点品牌</w:t>
            </w:r>
            <w:proofErr w:type="gram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正品，符合人体工学设计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30A3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9AF6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供球馆客户免费体验，提升品牌认知</w:t>
            </w:r>
          </w:p>
        </w:tc>
      </w:tr>
      <w:tr w:rsidR="00D333E4" w14:paraId="6B0E356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E7FDD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C42D7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品牌展示球拍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E7C2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翘曲</w:t>
            </w: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点品牌</w:t>
            </w:r>
            <w:proofErr w:type="gram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高端款，含陈列支架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3B30D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8CEB1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陈列于球馆显眼位置，展示品牌形象</w:t>
            </w:r>
          </w:p>
        </w:tc>
      </w:tr>
      <w:tr w:rsidR="00D333E4" w14:paraId="2E18103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3160C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803C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品牌展架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4847" w14:textId="4340792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定制款，含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lastRenderedPageBreak/>
              <w:t>翘曲</w:t>
            </w:r>
            <w:proofErr w:type="gramStart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点品牌</w:t>
            </w:r>
            <w:proofErr w:type="gramEnd"/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logo及产品信息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E9466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lastRenderedPageBreak/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FE746" w14:textId="77777777" w:rsidR="00D333E4" w:rsidRDefault="00917C14">
            <w:pPr>
              <w:spacing w:before="120" w:after="120" w:line="288" w:lineRule="auto"/>
              <w:jc w:val="left"/>
              <w:rPr>
                <w:rFonts w:ascii="微软雅黑" w:eastAsia="微软雅黑" w:hAnsi="微软雅黑" w:cs="微软雅黑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摆放于球馆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lastRenderedPageBreak/>
              <w:t>核心区域，甲方提供设计稿</w:t>
            </w:r>
          </w:p>
        </w:tc>
      </w:tr>
    </w:tbl>
    <w:p w14:paraId="6C32F920" w14:textId="3E90044E" w:rsidR="00D333E4" w:rsidRDefault="006638D5">
      <w:pPr>
        <w:spacing w:before="120" w:after="120" w:line="288" w:lineRule="auto"/>
        <w:ind w:firstLineChars="200" w:firstLine="420"/>
        <w:rPr>
          <w:rFonts w:ascii="微软雅黑" w:eastAsia="微软雅黑" w:hAnsi="微软雅黑" w:cs="微软雅黑"/>
          <w:sz w:val="2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FF9DC1" wp14:editId="0DC43C27">
            <wp:simplePos x="0" y="0"/>
            <wp:positionH relativeFrom="margin">
              <wp:align>left</wp:align>
            </wp:positionH>
            <wp:positionV relativeFrom="paragraph">
              <wp:posOffset>-1922780</wp:posOffset>
            </wp:positionV>
            <wp:extent cx="1615440" cy="84836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C14">
        <w:rPr>
          <w:rFonts w:ascii="微软雅黑" w:eastAsia="微软雅黑" w:hAnsi="微软雅黑" w:cs="微软雅黑" w:hint="eastAsia"/>
          <w:sz w:val="24"/>
          <w:szCs w:val="24"/>
        </w:rPr>
        <w:t>6.  交付要求：甲方需在本协议签订后15个工作日内，将上述所有赞助物资足额交付至乙方球馆指定地点，运输费用由甲方承担。</w:t>
      </w:r>
    </w:p>
    <w:p w14:paraId="7A8C3715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5" w:name="heading_2"/>
      <w:r>
        <w:rPr>
          <w:rFonts w:ascii="微软雅黑" w:eastAsia="微软雅黑" w:hAnsi="微软雅黑" w:cs="微软雅黑" w:hint="eastAsia"/>
          <w:b/>
          <w:sz w:val="36"/>
          <w:szCs w:val="24"/>
        </w:rPr>
        <w:t>三、乙方核心权益保障（独家品牌曝光，</w:t>
      </w:r>
      <w:proofErr w:type="gramStart"/>
      <w:r>
        <w:rPr>
          <w:rFonts w:ascii="微软雅黑" w:eastAsia="微软雅黑" w:hAnsi="微软雅黑" w:cs="微软雅黑" w:hint="eastAsia"/>
          <w:b/>
          <w:sz w:val="36"/>
          <w:szCs w:val="24"/>
        </w:rPr>
        <w:t>无竞品冲突</w:t>
      </w:r>
      <w:proofErr w:type="gramEnd"/>
      <w:r>
        <w:rPr>
          <w:rFonts w:ascii="微软雅黑" w:eastAsia="微软雅黑" w:hAnsi="微软雅黑" w:cs="微软雅黑" w:hint="eastAsia"/>
          <w:b/>
          <w:sz w:val="36"/>
          <w:szCs w:val="24"/>
        </w:rPr>
        <w:t>）</w:t>
      </w:r>
      <w:bookmarkEnd w:id="5"/>
    </w:p>
    <w:p w14:paraId="702A2792" w14:textId="77777777" w:rsidR="00D333E4" w:rsidRDefault="00917C14">
      <w:pPr>
        <w:spacing w:before="300" w:after="120" w:line="288" w:lineRule="auto"/>
        <w:jc w:val="center"/>
        <w:outlineLvl w:val="2"/>
        <w:rPr>
          <w:rFonts w:ascii="微软雅黑" w:eastAsia="微软雅黑" w:hAnsi="微软雅黑" w:cs="微软雅黑"/>
          <w:sz w:val="22"/>
          <w:szCs w:val="24"/>
        </w:rPr>
      </w:pPr>
      <w:bookmarkStart w:id="6" w:name="heading_3"/>
      <w:r>
        <w:rPr>
          <w:rFonts w:ascii="微软雅黑" w:eastAsia="微软雅黑" w:hAnsi="微软雅黑" w:cs="微软雅黑" w:hint="eastAsia"/>
          <w:b/>
          <w:sz w:val="32"/>
          <w:szCs w:val="24"/>
        </w:rPr>
        <w:t>（一）冠名权益</w:t>
      </w:r>
      <w:bookmarkEnd w:id="6"/>
    </w:p>
    <w:p w14:paraId="1C3D117D" w14:textId="06D2D3D9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1.  </w:t>
      </w:r>
      <w:del w:id="7" w:author="曾梅梅" w:date="2026-01-07T21:16:00Z">
        <w:r w:rsidDel="00D261CD">
          <w:rPr>
            <w:rFonts w:ascii="微软雅黑" w:eastAsia="微软雅黑" w:hAnsi="微软雅黑" w:cs="微软雅黑" w:hint="eastAsia"/>
            <w:sz w:val="24"/>
            <w:szCs w:val="24"/>
          </w:rPr>
          <w:delText>合作期内</w:delText>
        </w:r>
      </w:del>
      <w:ins w:id="8" w:author="曾梅梅" w:date="2026-01-07T21:16:00Z"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自协议</w:t>
        </w:r>
      </w:ins>
      <w:ins w:id="9" w:author="曾梅梅" w:date="2026-01-07T21:17:00Z"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生效之日起【 】</w:t>
        </w:r>
        <w:proofErr w:type="gramStart"/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个</w:t>
        </w:r>
        <w:proofErr w:type="gramEnd"/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自然日内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，乙方球馆所有官方对外标识均需醒目展示“翘曲点XX球馆”全称及甲方品牌logo，字体规格不小于球馆原有标识字号，logo尺寸不小于30cm×30cm（具体位置、规格双方签字确认后落地）。</w:t>
      </w:r>
    </w:p>
    <w:p w14:paraId="6DD4AF37" w14:textId="3251213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2.  </w:t>
      </w:r>
      <w:ins w:id="10" w:author="曾梅梅" w:date="2026-01-07T21:17:00Z"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自协议生效之日起，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乙方对外宣传推广（包括但不限于大众点评、美团、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微信公众号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、视频号、抖音、线下海报、宣传单页、客户沟通话术等）需统一使用“翘曲点XX球馆”冠名名称，不得擅自变更、删减或遮挡甲方品牌信息。</w:t>
      </w:r>
    </w:p>
    <w:p w14:paraId="1352C3C6" w14:textId="77777777" w:rsidR="00D333E4" w:rsidRDefault="00917C14">
      <w:pPr>
        <w:spacing w:before="300" w:after="120" w:line="288" w:lineRule="auto"/>
        <w:jc w:val="center"/>
        <w:outlineLvl w:val="2"/>
        <w:rPr>
          <w:rFonts w:ascii="微软雅黑" w:eastAsia="微软雅黑" w:hAnsi="微软雅黑" w:cs="微软雅黑"/>
          <w:sz w:val="22"/>
          <w:szCs w:val="24"/>
        </w:rPr>
      </w:pPr>
      <w:bookmarkStart w:id="11" w:name="heading_4"/>
      <w:r>
        <w:rPr>
          <w:rFonts w:ascii="微软雅黑" w:eastAsia="微软雅黑" w:hAnsi="微软雅黑" w:cs="微软雅黑" w:hint="eastAsia"/>
          <w:b/>
          <w:sz w:val="32"/>
          <w:szCs w:val="24"/>
        </w:rPr>
        <w:t>（二）场地品牌曝光权益</w:t>
      </w:r>
      <w:bookmarkEnd w:id="11"/>
    </w:p>
    <w:p w14:paraId="692D40E5" w14:textId="22CF914D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1.  </w:t>
      </w:r>
      <w:ins w:id="12" w:author="曾梅梅" w:date="2026-01-07T21:17:00Z"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自协议生效之日起【 】</w:t>
        </w:r>
        <w:proofErr w:type="gramStart"/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个</w:t>
        </w:r>
        <w:proofErr w:type="gramEnd"/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自然日内</w:t>
        </w:r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，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乙方需</w:t>
      </w:r>
      <w:ins w:id="13" w:author="曾梅梅" w:date="2026-01-07T21:18:00Z">
        <w:r w:rsidR="00D261CD">
          <w:rPr>
            <w:rFonts w:ascii="微软雅黑" w:eastAsia="微软雅黑" w:hAnsi="微软雅黑" w:cs="微软雅黑" w:hint="eastAsia"/>
            <w:sz w:val="24"/>
            <w:szCs w:val="24"/>
          </w:rPr>
          <w:t>完成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在球馆所有匹克球场地的非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截击区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地面，统一喷涂甲方“翘曲点”品牌logo（具体位置、尺寸、颜色由甲方提供规范文件，双方确认后执行）。乙方负责保障logo清晰完整，无遮挡、无磨损，若因正常使用出现磨损，需重新喷涂。</w:t>
      </w:r>
    </w:p>
    <w:p w14:paraId="081F735A" w14:textId="7F133BB6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2.  </w:t>
      </w:r>
      <w:ins w:id="14" w:author="曾梅梅" w:date="2026-01-07T20:59:00Z">
        <w:r w:rsidR="006638D5">
          <w:rPr>
            <w:rFonts w:ascii="微软雅黑" w:eastAsia="微软雅黑" w:hAnsi="微软雅黑" w:cs="微软雅黑" w:hint="eastAsia"/>
            <w:sz w:val="24"/>
            <w:szCs w:val="24"/>
          </w:rPr>
          <w:t>自协议生效之日起，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乙方需在球馆核心位置（包括但不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限于场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地主入口、观众观赛区、客户休息区）为甲方提供3个专属广告位。</w:t>
      </w:r>
    </w:p>
    <w:p w14:paraId="3998F539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甲方负责提供广告画面设计稿，乙方负责免费完成广告画面的安装、更换。</w:t>
      </w:r>
    </w:p>
    <w:p w14:paraId="3C046805" w14:textId="77777777" w:rsidR="00D333E4" w:rsidRDefault="00BA5DA0">
      <w:pPr>
        <w:spacing w:before="300" w:after="120" w:line="288" w:lineRule="auto"/>
        <w:jc w:val="center"/>
        <w:outlineLvl w:val="2"/>
        <w:rPr>
          <w:rFonts w:ascii="微软雅黑" w:eastAsia="微软雅黑" w:hAnsi="微软雅黑" w:cs="微软雅黑"/>
          <w:sz w:val="22"/>
          <w:szCs w:val="24"/>
        </w:rPr>
      </w:pPr>
      <w:bookmarkStart w:id="15" w:name="heading_5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847B38" wp14:editId="794FD85E">
            <wp:simplePos x="0" y="0"/>
            <wp:positionH relativeFrom="margin">
              <wp:align>left</wp:align>
            </wp:positionH>
            <wp:positionV relativeFrom="paragraph">
              <wp:posOffset>-842645</wp:posOffset>
            </wp:positionV>
            <wp:extent cx="1615440" cy="84836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C14">
        <w:rPr>
          <w:rFonts w:ascii="微软雅黑" w:eastAsia="微软雅黑" w:hAnsi="微软雅黑" w:cs="微软雅黑" w:hint="eastAsia"/>
          <w:b/>
          <w:sz w:val="32"/>
          <w:szCs w:val="24"/>
        </w:rPr>
        <w:t>（三）</w:t>
      </w:r>
      <w:proofErr w:type="gramStart"/>
      <w:r w:rsidR="00917C14">
        <w:rPr>
          <w:rFonts w:ascii="微软雅黑" w:eastAsia="微软雅黑" w:hAnsi="微软雅黑" w:cs="微软雅黑" w:hint="eastAsia"/>
          <w:b/>
          <w:sz w:val="32"/>
          <w:szCs w:val="24"/>
        </w:rPr>
        <w:t>无竞品承诺</w:t>
      </w:r>
      <w:bookmarkEnd w:id="15"/>
      <w:proofErr w:type="gramEnd"/>
    </w:p>
    <w:p w14:paraId="10175944" w14:textId="39992328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合作期内，乙方</w:t>
      </w:r>
      <w:ins w:id="16" w:author="曾梅梅" w:date="2026-01-07T20:46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不得与甲方同品类（匹</w:t>
        </w:r>
        <w:proofErr w:type="gramStart"/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克球相关</w:t>
        </w:r>
        <w:proofErr w:type="gramEnd"/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器材、装备）</w:t>
        </w:r>
        <w:proofErr w:type="gramStart"/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竞品达成</w:t>
        </w:r>
        <w:proofErr w:type="gramEnd"/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任何形式的合作（包括但不限于品牌冠名、广告投放、物资赞助、联合推广等），且乙方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球馆所有区域（尤其是匹克球场地、产品陈列区、广告展示区）</w:t>
      </w:r>
      <w:ins w:id="17" w:author="曾梅梅" w:date="2026-01-07T20:47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及线上宣传渠道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不得出现甲方同品类（匹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克球相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关器材、装备）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竞品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的品牌logo、</w:t>
      </w:r>
      <w:ins w:id="18" w:author="曾梅梅" w:date="2026-01-07T20:47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产品、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广告宣传、物资投放等信息，确保甲方品牌独家曝光权益。</w:t>
      </w:r>
    </w:p>
    <w:p w14:paraId="6AC84A2F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19" w:name="heading_6"/>
      <w:r>
        <w:rPr>
          <w:rFonts w:ascii="微软雅黑" w:eastAsia="微软雅黑" w:hAnsi="微软雅黑" w:cs="微软雅黑" w:hint="eastAsia"/>
          <w:b/>
          <w:sz w:val="36"/>
          <w:szCs w:val="24"/>
        </w:rPr>
        <w:t>四、双方责任与义务</w:t>
      </w:r>
      <w:bookmarkEnd w:id="19"/>
    </w:p>
    <w:p w14:paraId="20D2EE07" w14:textId="77777777" w:rsidR="00D333E4" w:rsidRDefault="00917C14">
      <w:pPr>
        <w:spacing w:before="300" w:after="120" w:line="288" w:lineRule="auto"/>
        <w:jc w:val="center"/>
        <w:outlineLvl w:val="2"/>
        <w:rPr>
          <w:rFonts w:ascii="微软雅黑" w:eastAsia="微软雅黑" w:hAnsi="微软雅黑" w:cs="微软雅黑"/>
          <w:sz w:val="22"/>
          <w:szCs w:val="24"/>
        </w:rPr>
      </w:pPr>
      <w:bookmarkStart w:id="20" w:name="heading_7"/>
      <w:r>
        <w:rPr>
          <w:rFonts w:ascii="微软雅黑" w:eastAsia="微软雅黑" w:hAnsi="微软雅黑" w:cs="微软雅黑" w:hint="eastAsia"/>
          <w:b/>
          <w:sz w:val="32"/>
          <w:szCs w:val="24"/>
        </w:rPr>
        <w:t>（一）甲方</w:t>
      </w:r>
      <w:del w:id="21" w:author="曾梅梅" w:date="2026-01-07T20:47:00Z">
        <w:r w:rsidDel="00BA5DA0">
          <w:rPr>
            <w:rFonts w:ascii="微软雅黑" w:eastAsia="微软雅黑" w:hAnsi="微软雅黑" w:cs="微软雅黑" w:hint="eastAsia"/>
            <w:b/>
            <w:sz w:val="32"/>
            <w:szCs w:val="24"/>
          </w:rPr>
          <w:delText>责任</w:delText>
        </w:r>
      </w:del>
      <w:ins w:id="22" w:author="曾梅梅" w:date="2026-01-07T20:47:00Z">
        <w:r w:rsidR="00BA5DA0">
          <w:rPr>
            <w:rFonts w:ascii="微软雅黑" w:eastAsia="微软雅黑" w:hAnsi="微软雅黑" w:cs="微软雅黑" w:hint="eastAsia"/>
            <w:b/>
            <w:sz w:val="32"/>
            <w:szCs w:val="24"/>
          </w:rPr>
          <w:t>权利</w:t>
        </w:r>
      </w:ins>
      <w:r>
        <w:rPr>
          <w:rFonts w:ascii="微软雅黑" w:eastAsia="微软雅黑" w:hAnsi="微软雅黑" w:cs="微软雅黑" w:hint="eastAsia"/>
          <w:b/>
          <w:sz w:val="32"/>
          <w:szCs w:val="24"/>
        </w:rPr>
        <w:t>与义务</w:t>
      </w:r>
      <w:bookmarkEnd w:id="20"/>
    </w:p>
    <w:p w14:paraId="57024D3F" w14:textId="77777777" w:rsidR="00D333E4" w:rsidRDefault="00917C14">
      <w:pPr>
        <w:numPr>
          <w:ilvl w:val="0"/>
          <w:numId w:val="1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按本协议约定的时间、规格、数量向乙方交付赞助物资，确保物资为全新、合格的正品，符合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赛事级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使用要求，并提供相关质量合格证明。</w:t>
      </w:r>
    </w:p>
    <w:p w14:paraId="0E5A4767" w14:textId="77777777" w:rsidR="00D333E4" w:rsidRDefault="00917C14">
      <w:pPr>
        <w:numPr>
          <w:ilvl w:val="0"/>
          <w:numId w:val="2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及时向乙方提供品牌logo、广告设计规范、冠名名称使用规范等相关文件，配合乙方完成冠名及品牌曝光的落地工作。</w:t>
      </w:r>
    </w:p>
    <w:p w14:paraId="3871E1E8" w14:textId="77777777" w:rsidR="00D333E4" w:rsidRDefault="00917C14">
      <w:pPr>
        <w:numPr>
          <w:ilvl w:val="0"/>
          <w:numId w:val="3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合作期内，甲方可优先使用冠名球馆举办品牌赛事、产品试打、客户沙龙等活动，乙方需</w:t>
      </w:r>
      <w:ins w:id="23" w:author="曾梅梅" w:date="2026-01-07T20:48:00Z">
        <w:r w:rsidR="00BA5DA0" w:rsidRPr="00AD1764">
          <w:rPr>
            <w:rFonts w:ascii="微软雅黑" w:eastAsia="微软雅黑" w:hAnsi="微软雅黑" w:cs="微软雅黑" w:hint="eastAsia"/>
            <w:sz w:val="24"/>
            <w:szCs w:val="24"/>
          </w:rPr>
          <w:t>在收到甲方活动需求后3个工作日内予以响应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，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提供场地协调、基础配套（如灯光、座椅）等便利支持，活动具体事宜双方另行协商。</w:t>
      </w:r>
    </w:p>
    <w:p w14:paraId="03F4508F" w14:textId="77777777" w:rsidR="00D333E4" w:rsidRDefault="00917C14">
      <w:pPr>
        <w:numPr>
          <w:ilvl w:val="0"/>
          <w:numId w:val="4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甲方不得要求乙方从事违反法律法规、公序良俗的宣传推广活动。</w:t>
      </w:r>
    </w:p>
    <w:p w14:paraId="4EC3382B" w14:textId="77777777" w:rsidR="00D333E4" w:rsidRDefault="00917C14">
      <w:pPr>
        <w:spacing w:before="300" w:after="120" w:line="288" w:lineRule="auto"/>
        <w:jc w:val="center"/>
        <w:outlineLvl w:val="2"/>
        <w:rPr>
          <w:rFonts w:ascii="微软雅黑" w:eastAsia="微软雅黑" w:hAnsi="微软雅黑" w:cs="微软雅黑"/>
          <w:sz w:val="22"/>
          <w:szCs w:val="24"/>
        </w:rPr>
      </w:pPr>
      <w:bookmarkStart w:id="24" w:name="heading_8"/>
      <w:r>
        <w:rPr>
          <w:rFonts w:ascii="微软雅黑" w:eastAsia="微软雅黑" w:hAnsi="微软雅黑" w:cs="微软雅黑" w:hint="eastAsia"/>
          <w:b/>
          <w:sz w:val="32"/>
          <w:szCs w:val="24"/>
        </w:rPr>
        <w:t>（二）乙方</w:t>
      </w:r>
      <w:ins w:id="25" w:author="曾梅梅" w:date="2026-01-07T20:47:00Z">
        <w:r w:rsidR="00BA5DA0">
          <w:rPr>
            <w:rFonts w:ascii="微软雅黑" w:eastAsia="微软雅黑" w:hAnsi="微软雅黑" w:cs="微软雅黑" w:hint="eastAsia"/>
            <w:b/>
            <w:sz w:val="32"/>
            <w:szCs w:val="24"/>
          </w:rPr>
          <w:t>权利</w:t>
        </w:r>
      </w:ins>
      <w:del w:id="26" w:author="曾梅梅" w:date="2026-01-07T20:47:00Z">
        <w:r w:rsidDel="00BA5DA0">
          <w:rPr>
            <w:rFonts w:ascii="微软雅黑" w:eastAsia="微软雅黑" w:hAnsi="微软雅黑" w:cs="微软雅黑" w:hint="eastAsia"/>
            <w:b/>
            <w:sz w:val="32"/>
            <w:szCs w:val="24"/>
          </w:rPr>
          <w:delText>责任</w:delText>
        </w:r>
      </w:del>
      <w:r>
        <w:rPr>
          <w:rFonts w:ascii="微软雅黑" w:eastAsia="微软雅黑" w:hAnsi="微软雅黑" w:cs="微软雅黑" w:hint="eastAsia"/>
          <w:b/>
          <w:sz w:val="32"/>
          <w:szCs w:val="24"/>
        </w:rPr>
        <w:t>与义务</w:t>
      </w:r>
      <w:bookmarkEnd w:id="24"/>
    </w:p>
    <w:p w14:paraId="324EA8A2" w14:textId="77777777" w:rsidR="00D333E4" w:rsidRDefault="00917C14">
      <w:pPr>
        <w:numPr>
          <w:ilvl w:val="0"/>
          <w:numId w:val="5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本协议签订后15个工作日内，完成球馆冠名更名、门头标识更换、logo地面喷涂、广告位安装、品牌展架摆放等所有品牌曝光权益的落地工作，并拍摄</w:t>
      </w:r>
      <w:r w:rsidR="00BA5DA0">
        <w:rPr>
          <w:noProof/>
        </w:rPr>
        <w:drawing>
          <wp:anchor distT="0" distB="0" distL="114300" distR="114300" simplePos="0" relativeHeight="251663360" behindDoc="0" locked="0" layoutInCell="1" allowOverlap="1" wp14:anchorId="776C3B4D" wp14:editId="0E2BFF9F">
            <wp:simplePos x="0" y="0"/>
            <wp:positionH relativeFrom="column">
              <wp:posOffset>8890</wp:posOffset>
            </wp:positionH>
            <wp:positionV relativeFrom="paragraph">
              <wp:posOffset>-844550</wp:posOffset>
            </wp:positionV>
            <wp:extent cx="1615440" cy="84836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z w:val="24"/>
          <w:szCs w:val="24"/>
        </w:rPr>
        <w:t>清晰的现场照片（不少于10张，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含整体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场景及细节特写）、视频（时长不少于1分钟）提交甲方验收，验收合格后方视为完成落地。</w:t>
      </w:r>
    </w:p>
    <w:p w14:paraId="0EA80E9E" w14:textId="77777777" w:rsidR="00D333E4" w:rsidRDefault="00917C14">
      <w:pPr>
        <w:numPr>
          <w:ilvl w:val="0"/>
          <w:numId w:val="6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合作期内，妥善保管甲方赞助的物资，除正常使用损耗外，因乙方人为原因导致物资损坏、丢失的，需</w:t>
      </w:r>
      <w:del w:id="27" w:author="曾梅梅" w:date="2026-01-07T20:48:00Z">
        <w:r w:rsidDel="00BA5DA0">
          <w:rPr>
            <w:rFonts w:ascii="微软雅黑" w:eastAsia="微软雅黑" w:hAnsi="微软雅黑" w:cs="微软雅黑" w:hint="eastAsia"/>
            <w:sz w:val="24"/>
            <w:szCs w:val="24"/>
          </w:rPr>
          <w:delText>及时</w:delText>
        </w:r>
      </w:del>
      <w:ins w:id="28" w:author="曾梅梅" w:date="2026-01-07T20:48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在2</w:t>
        </w:r>
        <w:r w:rsidR="00BA5DA0">
          <w:rPr>
            <w:rFonts w:ascii="微软雅黑" w:eastAsia="微软雅黑" w:hAnsi="微软雅黑" w:cs="微软雅黑"/>
            <w:sz w:val="24"/>
            <w:szCs w:val="24"/>
          </w:rPr>
          <w:t>4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小时内书面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通知甲方</w:t>
      </w:r>
      <w:ins w:id="29" w:author="曾梅梅" w:date="2026-01-07T20:48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，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并负责维修或按</w:t>
      </w:r>
      <w:ins w:id="30" w:author="曾梅梅" w:date="2026-01-07T20:49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甲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lastRenderedPageBreak/>
          <w:t>方采购价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原价赔偿。</w:t>
      </w:r>
    </w:p>
    <w:p w14:paraId="60458CFA" w14:textId="77777777" w:rsidR="00D333E4" w:rsidRDefault="00917C14">
      <w:pPr>
        <w:numPr>
          <w:ilvl w:val="0"/>
          <w:numId w:val="7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定期检查甲方品牌曝光资源（冠名标识、logo、广告位、展架等）的完整性，发现问题及时整改，确保品牌形象不受影响。</w:t>
      </w:r>
    </w:p>
    <w:p w14:paraId="673E3AE5" w14:textId="77777777" w:rsidR="00D333E4" w:rsidRDefault="00917C14">
      <w:pPr>
        <w:numPr>
          <w:ilvl w:val="0"/>
          <w:numId w:val="8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commentRangeStart w:id="31"/>
      <w:r>
        <w:rPr>
          <w:rFonts w:ascii="微软雅黑" w:eastAsia="微软雅黑" w:hAnsi="微软雅黑" w:cs="微软雅黑" w:hint="eastAsia"/>
          <w:sz w:val="24"/>
          <w:szCs w:val="24"/>
        </w:rPr>
        <w:t>主动向球馆客户介绍、推荐翘曲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点品牌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及产品，配合甲方的品牌推广需求，不得故意诋毁或误导客户</w:t>
      </w:r>
      <w:commentRangeEnd w:id="31"/>
      <w:r w:rsidR="00BA5DA0">
        <w:rPr>
          <w:rStyle w:val="a3"/>
        </w:rPr>
        <w:commentReference w:id="31"/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5966487E" w14:textId="77777777" w:rsidR="00D333E4" w:rsidRDefault="00917C14">
      <w:pPr>
        <w:numPr>
          <w:ilvl w:val="0"/>
          <w:numId w:val="9"/>
        </w:num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若球馆需进行装修、改造或调整布局，涉及甲方品牌曝光资源的，需提前7个工作日书面通知甲方，经甲方同意后方可实施，且需保障调整后甲方品牌曝光权益不降低。</w:t>
      </w:r>
    </w:p>
    <w:p w14:paraId="43F7F9CB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32" w:name="heading_10"/>
      <w:r>
        <w:rPr>
          <w:rFonts w:ascii="微软雅黑" w:eastAsia="微软雅黑" w:hAnsi="微软雅黑" w:cs="微软雅黑" w:hint="eastAsia"/>
          <w:b/>
          <w:sz w:val="36"/>
          <w:szCs w:val="24"/>
        </w:rPr>
        <w:t>五、违约责任</w:t>
      </w:r>
      <w:bookmarkEnd w:id="32"/>
    </w:p>
    <w:p w14:paraId="1B36A96E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1.  若甲方未按本协议约定时间交付赞助物资，逾期超过30日的，乙方有权解除本协议。</w:t>
      </w:r>
    </w:p>
    <w:p w14:paraId="1B0E9BC8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2.  </w:t>
      </w:r>
      <w:ins w:id="33" w:author="曾梅梅" w:date="2026-01-07T20:50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甲方交付赞助物资后，乙方应在收到物资后5个工作日内完成质量验收并书面反馈，逾期未反馈的视为验收合格。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若甲方交付的赞助物资存在质量问题，不符合</w:t>
      </w:r>
      <w:commentRangeStart w:id="34"/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赛事级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标准</w:t>
      </w:r>
      <w:commentRangeEnd w:id="34"/>
      <w:r w:rsidR="00BA5DA0">
        <w:rPr>
          <w:rStyle w:val="a3"/>
        </w:rPr>
        <w:commentReference w:id="34"/>
      </w:r>
      <w:r>
        <w:rPr>
          <w:rFonts w:ascii="微软雅黑" w:eastAsia="微软雅黑" w:hAnsi="微软雅黑" w:cs="微软雅黑" w:hint="eastAsia"/>
          <w:sz w:val="24"/>
          <w:szCs w:val="24"/>
        </w:rPr>
        <w:t>，甲方需在7个工作日内更换合格物资，逾期未更换的，乙方有权要求甲方赔偿</w:t>
      </w:r>
      <w:ins w:id="35" w:author="曾梅梅" w:date="2026-01-07T20:50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直接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损失。</w:t>
      </w:r>
    </w:p>
    <w:p w14:paraId="1A7B11B0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3.  若乙方未按本协议约定</w:t>
      </w:r>
      <w:ins w:id="36" w:author="曾梅梅" w:date="2026-01-07T20:50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的时间、标准等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完成冠名、logo喷涂、广告位提供等品牌曝光权益落地，或未通过验收</w:t>
      </w:r>
      <w:del w:id="37" w:author="曾梅梅" w:date="2026-01-07T20:50:00Z">
        <w:r w:rsidDel="00BA5DA0">
          <w:rPr>
            <w:rFonts w:ascii="微软雅黑" w:eastAsia="微软雅黑" w:hAnsi="微软雅黑" w:cs="微软雅黑" w:hint="eastAsia"/>
            <w:sz w:val="24"/>
            <w:szCs w:val="24"/>
          </w:rPr>
          <w:delText>且逾期未整改</w:delText>
        </w:r>
      </w:del>
      <w:r>
        <w:rPr>
          <w:rFonts w:ascii="微软雅黑" w:eastAsia="微软雅黑" w:hAnsi="微软雅黑" w:cs="微软雅黑" w:hint="eastAsia"/>
          <w:sz w:val="24"/>
          <w:szCs w:val="24"/>
        </w:rPr>
        <w:t>，甲方有权要求乙方</w:t>
      </w:r>
      <w:ins w:id="38" w:author="曾梅梅" w:date="2026-01-07T20:50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在1</w:t>
        </w:r>
        <w:r w:rsidR="00BA5DA0">
          <w:rPr>
            <w:rFonts w:ascii="微软雅黑" w:eastAsia="微软雅黑" w:hAnsi="微软雅黑" w:cs="微软雅黑"/>
            <w:sz w:val="24"/>
            <w:szCs w:val="24"/>
          </w:rPr>
          <w:t>5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个自然日内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限期整改，整改无效</w:t>
      </w:r>
      <w:ins w:id="39" w:author="曾梅梅" w:date="2026-01-07T20:51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或逾期未整改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的，甲方有权解除本协议，并</w:t>
      </w:r>
      <w:ins w:id="40" w:author="曾梅梅" w:date="2026-01-07T20:51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要求乙方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赔偿甲方因此</w:t>
      </w:r>
      <w:del w:id="41" w:author="曾梅梅" w:date="2026-01-07T20:51:00Z">
        <w:r w:rsidDel="00BA5DA0">
          <w:rPr>
            <w:rFonts w:ascii="微软雅黑" w:eastAsia="微软雅黑" w:hAnsi="微软雅黑" w:cs="微软雅黑" w:hint="eastAsia"/>
            <w:sz w:val="24"/>
            <w:szCs w:val="24"/>
          </w:rPr>
          <w:delText>造成</w:delText>
        </w:r>
      </w:del>
      <w:ins w:id="42" w:author="曾梅梅" w:date="2026-01-07T20:51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遭受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的全部损失（包括但不限于物资成本、品牌推广损失等）。</w:t>
      </w:r>
    </w:p>
    <w:p w14:paraId="7E625218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4.  若乙方违反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无竞品承诺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，在球馆内引入甲方同品类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竞品品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牌信息，甲方有权要求乙方立即拆除相关信息；</w:t>
      </w:r>
      <w:ins w:id="43" w:author="曾梅梅" w:date="2026-01-07T20:51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乙方逾期未拆除或者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情节严重的，甲方有权解</w:t>
      </w:r>
      <w:r w:rsidR="00BA5DA0">
        <w:rPr>
          <w:noProof/>
        </w:rPr>
        <w:drawing>
          <wp:anchor distT="0" distB="0" distL="114300" distR="114300" simplePos="0" relativeHeight="251664384" behindDoc="0" locked="0" layoutInCell="1" allowOverlap="1" wp14:anchorId="7DB49CCE" wp14:editId="14F08160">
            <wp:simplePos x="0" y="0"/>
            <wp:positionH relativeFrom="margin">
              <wp:align>left</wp:align>
            </wp:positionH>
            <wp:positionV relativeFrom="paragraph">
              <wp:posOffset>-833755</wp:posOffset>
            </wp:positionV>
            <wp:extent cx="1615440" cy="84836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z w:val="24"/>
          <w:szCs w:val="24"/>
        </w:rPr>
        <w:t>除本协议，</w:t>
      </w:r>
      <w:commentRangeStart w:id="44"/>
      <w:r>
        <w:rPr>
          <w:rFonts w:ascii="微软雅黑" w:eastAsia="微软雅黑" w:hAnsi="微软雅黑" w:cs="微软雅黑" w:hint="eastAsia"/>
          <w:sz w:val="24"/>
          <w:szCs w:val="24"/>
        </w:rPr>
        <w:t>乙方需赔偿甲方全部损失</w:t>
      </w:r>
      <w:commentRangeEnd w:id="44"/>
      <w:r w:rsidR="00BA5DA0">
        <w:rPr>
          <w:rStyle w:val="a3"/>
        </w:rPr>
        <w:commentReference w:id="44"/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1CF455A9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5.  若乙方擅自变更、删减冠名名称或遮挡、拆除甲方品牌曝光资源，甲方有权要求乙方限期恢复；逾期未恢复的，甲方有权解除本协议，</w:t>
      </w:r>
      <w:commentRangeStart w:id="45"/>
      <w:r>
        <w:rPr>
          <w:rFonts w:ascii="微软雅黑" w:eastAsia="微软雅黑" w:hAnsi="微软雅黑" w:cs="微软雅黑" w:hint="eastAsia"/>
          <w:sz w:val="24"/>
          <w:szCs w:val="24"/>
        </w:rPr>
        <w:t>乙方需赔偿甲方损失。</w:t>
      </w:r>
      <w:commentRangeEnd w:id="45"/>
      <w:r w:rsidR="00BA5DA0">
        <w:rPr>
          <w:rStyle w:val="a3"/>
        </w:rPr>
        <w:commentReference w:id="45"/>
      </w:r>
    </w:p>
    <w:p w14:paraId="64870072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46" w:name="heading_11"/>
      <w:r>
        <w:rPr>
          <w:rFonts w:ascii="微软雅黑" w:eastAsia="微软雅黑" w:hAnsi="微软雅黑" w:cs="微软雅黑" w:hint="eastAsia"/>
          <w:b/>
          <w:sz w:val="36"/>
          <w:szCs w:val="24"/>
        </w:rPr>
        <w:lastRenderedPageBreak/>
        <w:t>六、协议的解除与终止</w:t>
      </w:r>
      <w:bookmarkEnd w:id="46"/>
    </w:p>
    <w:p w14:paraId="2A28FD44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1.  双方协商一致，可书面解除本协议。</w:t>
      </w:r>
    </w:p>
    <w:p w14:paraId="0188EA1B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2.  一方严重违反本协议约定，经另一方</w:t>
      </w:r>
      <w:ins w:id="47" w:author="曾梅梅" w:date="2026-01-07T20:52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书面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催告后</w:t>
      </w:r>
      <w:ins w:id="48" w:author="曾梅梅" w:date="2026-01-07T20:52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1</w:t>
        </w:r>
        <w:r w:rsidR="00BA5DA0">
          <w:rPr>
            <w:rFonts w:ascii="微软雅黑" w:eastAsia="微软雅黑" w:hAnsi="微软雅黑" w:cs="微软雅黑"/>
            <w:sz w:val="24"/>
            <w:szCs w:val="24"/>
          </w:rPr>
          <w:t>5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个自然日内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仍未整改的，另一方有权解除本协议。</w:t>
      </w:r>
    </w:p>
    <w:p w14:paraId="7C89BD76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3.  合作期限届满，本协议自动终止；若双方协商续约，需另行签订书面协议。</w:t>
      </w:r>
    </w:p>
    <w:p w14:paraId="4B3645CA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4.  协议解除或终止后，乙方需停止使用“翘曲点”冠名名称及品牌相关标识，若甲方同意乙方继续使用赞助物资，物资所有权归乙方所有；若甲方要求收回物资，乙方需</w:t>
      </w:r>
      <w:ins w:id="49" w:author="曾梅梅" w:date="2026-01-07T20:53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在收到甲方通知后1</w:t>
        </w:r>
        <w:r w:rsidR="00BA5DA0">
          <w:rPr>
            <w:rFonts w:ascii="微软雅黑" w:eastAsia="微软雅黑" w:hAnsi="微软雅黑" w:cs="微软雅黑"/>
            <w:sz w:val="24"/>
            <w:szCs w:val="24"/>
          </w:rPr>
          <w:t>0</w:t>
        </w:r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个工作日内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配合返还（正常使用损耗除外）。</w:t>
      </w:r>
    </w:p>
    <w:p w14:paraId="7C202760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50" w:name="heading_12"/>
      <w:r>
        <w:rPr>
          <w:rFonts w:ascii="微软雅黑" w:eastAsia="微软雅黑" w:hAnsi="微软雅黑" w:cs="微软雅黑" w:hint="eastAsia"/>
          <w:b/>
          <w:sz w:val="36"/>
          <w:szCs w:val="24"/>
        </w:rPr>
        <w:t>七、争议解决</w:t>
      </w:r>
      <w:bookmarkEnd w:id="50"/>
    </w:p>
    <w:p w14:paraId="78939BA3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本协议履行过程中发生的任何争议，双方应首先友好协商解决；协商不成的，任何一方均有权向</w:t>
      </w:r>
      <w:del w:id="51" w:author="曾梅梅" w:date="2026-01-07T20:53:00Z">
        <w:r w:rsidDel="00BA5DA0">
          <w:rPr>
            <w:rFonts w:ascii="微软雅黑" w:eastAsia="微软雅黑" w:hAnsi="微软雅黑" w:cs="微软雅黑" w:hint="eastAsia"/>
            <w:sz w:val="24"/>
            <w:szCs w:val="24"/>
          </w:rPr>
          <w:delText>乙方球馆</w:delText>
        </w:r>
      </w:del>
      <w:ins w:id="52" w:author="曾梅梅" w:date="2026-01-07T20:53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甲方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所在地人民法院提起诉讼。</w:t>
      </w:r>
    </w:p>
    <w:p w14:paraId="51C6AF87" w14:textId="77777777" w:rsidR="00D333E4" w:rsidRDefault="00917C14">
      <w:pPr>
        <w:spacing w:before="320" w:after="120" w:line="288" w:lineRule="auto"/>
        <w:jc w:val="center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53" w:name="heading_13"/>
      <w:r>
        <w:rPr>
          <w:rFonts w:ascii="微软雅黑" w:eastAsia="微软雅黑" w:hAnsi="微软雅黑" w:cs="微软雅黑" w:hint="eastAsia"/>
          <w:b/>
          <w:sz w:val="36"/>
          <w:szCs w:val="24"/>
        </w:rPr>
        <w:t>八、其他约定</w:t>
      </w:r>
      <w:bookmarkEnd w:id="53"/>
    </w:p>
    <w:p w14:paraId="4E48BCDD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1.  本协议未尽事宜，双方可另行签订补充协议，补充协议与本协议具有同等法律效力。</w:t>
      </w:r>
    </w:p>
    <w:p w14:paraId="57823690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2.  本协议所有附件（包括但不限于落地验收清单、品牌规范文件、物资清单等）均为本协议不可分割的组成部分，与本协议具有同等法律效力。</w:t>
      </w:r>
    </w:p>
    <w:p w14:paraId="397408B5" w14:textId="77777777" w:rsidR="00D333E4" w:rsidRDefault="00917C14">
      <w:pPr>
        <w:spacing w:before="120" w:after="120" w:line="288" w:lineRule="auto"/>
        <w:ind w:firstLineChars="200" w:firstLine="480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3.  本协议一式两份，甲乙双方各执一份，自双方签字</w:t>
      </w:r>
      <w:ins w:id="54" w:author="曾梅梅" w:date="2026-01-07T20:53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并加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盖</w:t>
      </w:r>
      <w:ins w:id="55" w:author="曾梅梅" w:date="2026-01-07T20:53:00Z">
        <w:r w:rsidR="00BA5DA0">
          <w:rPr>
            <w:rFonts w:ascii="微软雅黑" w:eastAsia="微软雅黑" w:hAnsi="微软雅黑" w:cs="微软雅黑" w:hint="eastAsia"/>
            <w:sz w:val="24"/>
            <w:szCs w:val="24"/>
          </w:rPr>
          <w:t>公</w:t>
        </w:r>
      </w:ins>
      <w:r>
        <w:rPr>
          <w:rFonts w:ascii="微软雅黑" w:eastAsia="微软雅黑" w:hAnsi="微软雅黑" w:cs="微软雅黑" w:hint="eastAsia"/>
          <w:sz w:val="24"/>
          <w:szCs w:val="24"/>
        </w:rPr>
        <w:t>章之日起生效，具有同等法律效力。</w:t>
      </w:r>
    </w:p>
    <w:p w14:paraId="337ECBCA" w14:textId="77777777" w:rsidR="00D333E4" w:rsidRDefault="00917C14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（以下无正文）</w:t>
      </w:r>
    </w:p>
    <w:p w14:paraId="225CDB87" w14:textId="77777777" w:rsidR="00D333E4" w:rsidRDefault="00917C14">
      <w:pPr>
        <w:spacing w:before="320" w:after="120" w:line="288" w:lineRule="auto"/>
        <w:jc w:val="left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56" w:name="heading_14"/>
      <w:r>
        <w:rPr>
          <w:rFonts w:ascii="微软雅黑" w:eastAsia="微软雅黑" w:hAnsi="微软雅黑" w:cs="微软雅黑" w:hint="eastAsia"/>
          <w:b/>
          <w:sz w:val="36"/>
          <w:szCs w:val="24"/>
        </w:rPr>
        <w:t>甲方（盖章/签字）：____________________</w:t>
      </w:r>
      <w:bookmarkEnd w:id="56"/>
    </w:p>
    <w:p w14:paraId="5F5E8708" w14:textId="77777777" w:rsidR="00D333E4" w:rsidRDefault="00917C14">
      <w:pPr>
        <w:spacing w:before="120" w:after="120" w:line="288" w:lineRule="auto"/>
        <w:jc w:val="left"/>
        <w:rPr>
          <w:rFonts w:ascii="微软雅黑" w:eastAsia="微软雅黑" w:hAnsi="微软雅黑" w:cs="微软雅黑"/>
          <w:sz w:val="22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日期：     年     月    日</w:t>
      </w:r>
    </w:p>
    <w:p w14:paraId="486F3890" w14:textId="77777777" w:rsidR="00D333E4" w:rsidRDefault="00917C14">
      <w:pPr>
        <w:spacing w:before="320" w:after="120" w:line="288" w:lineRule="auto"/>
        <w:jc w:val="left"/>
        <w:outlineLvl w:val="1"/>
        <w:rPr>
          <w:rFonts w:ascii="微软雅黑" w:eastAsia="微软雅黑" w:hAnsi="微软雅黑" w:cs="微软雅黑"/>
          <w:sz w:val="22"/>
          <w:szCs w:val="24"/>
        </w:rPr>
      </w:pPr>
      <w:bookmarkStart w:id="57" w:name="heading_15"/>
      <w:r>
        <w:rPr>
          <w:rFonts w:ascii="微软雅黑" w:eastAsia="微软雅黑" w:hAnsi="微软雅黑" w:cs="微软雅黑" w:hint="eastAsia"/>
          <w:b/>
          <w:sz w:val="36"/>
          <w:szCs w:val="24"/>
        </w:rPr>
        <w:lastRenderedPageBreak/>
        <w:t>乙方（盖章/签字）：____________________</w:t>
      </w:r>
      <w:bookmarkEnd w:id="57"/>
    </w:p>
    <w:p w14:paraId="6DD9D369" w14:textId="77777777" w:rsidR="00D333E4" w:rsidRDefault="00917C14">
      <w:pPr>
        <w:spacing w:before="120" w:after="120" w:line="288" w:lineRule="auto"/>
        <w:jc w:val="left"/>
      </w:pPr>
      <w:r>
        <w:rPr>
          <w:rFonts w:ascii="微软雅黑" w:eastAsia="微软雅黑" w:hAnsi="微软雅黑" w:cs="微软雅黑" w:hint="eastAsia"/>
          <w:sz w:val="24"/>
          <w:szCs w:val="24"/>
        </w:rPr>
        <w:t>日期：     年     月    日</w:t>
      </w:r>
    </w:p>
    <w:sectPr w:rsidR="00D333E4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" w:author="曾梅梅" w:date="2026-01-07T20:44:00Z" w:initials="曾梅梅">
    <w:p w14:paraId="69A00123" w14:textId="77777777" w:rsidR="00BA5DA0" w:rsidRDefault="00BA5DA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该处以及下文均提到“赛事级”标准，该标准能否量化或有无相关具体标准，避免之后引发纠纷</w:t>
      </w:r>
    </w:p>
  </w:comment>
  <w:comment w:id="31" w:author="曾梅梅" w:date="2026-01-07T20:49:00Z" w:initials="曾梅梅">
    <w:p w14:paraId="67D26E1C" w14:textId="14CED483" w:rsidR="00BA5DA0" w:rsidRDefault="00BA5DA0">
      <w:pPr>
        <w:pStyle w:val="a4"/>
        <w:rPr>
          <w:rFonts w:hint="eastAsia"/>
        </w:rPr>
      </w:pPr>
      <w:r>
        <w:rPr>
          <w:rStyle w:val="a3"/>
        </w:rPr>
        <w:annotationRef/>
      </w:r>
      <w:r w:rsidR="006638D5">
        <w:rPr>
          <w:rFonts w:hint="eastAsia"/>
        </w:rPr>
        <w:t>乙方介绍、推广是否有指标？请明确</w:t>
      </w:r>
      <w:r w:rsidR="00D261CD">
        <w:rPr>
          <w:rFonts w:hint="eastAsia"/>
        </w:rPr>
        <w:t>。</w:t>
      </w:r>
    </w:p>
  </w:comment>
  <w:comment w:id="34" w:author="曾梅梅" w:date="2026-01-07T20:50:00Z" w:initials="曾梅梅">
    <w:p w14:paraId="0ED70876" w14:textId="2D0AF045" w:rsidR="00BA5DA0" w:rsidRDefault="00BA5DA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同上，建议明确</w:t>
      </w:r>
      <w:r w:rsidR="00D261CD">
        <w:rPr>
          <w:rFonts w:hint="eastAsia"/>
        </w:rPr>
        <w:t>“赛事级”的</w:t>
      </w:r>
      <w:r>
        <w:rPr>
          <w:rFonts w:hint="eastAsia"/>
        </w:rPr>
        <w:t>标准</w:t>
      </w:r>
    </w:p>
  </w:comment>
  <w:comment w:id="44" w:author="曾梅梅" w:date="2026-01-07T20:52:00Z" w:initials="曾梅梅">
    <w:p w14:paraId="6A6C4AA4" w14:textId="77777777" w:rsidR="00BA5DA0" w:rsidRDefault="00BA5DA0" w:rsidP="00BA5DA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建议修改为“乙方应向甲方支付违约金【</w:t>
      </w:r>
      <w:r>
        <w:rPr>
          <w:rFonts w:hint="eastAsia"/>
        </w:rPr>
        <w:t xml:space="preserve"> </w:t>
      </w:r>
      <w:r>
        <w:rPr>
          <w:rFonts w:hint="eastAsia"/>
        </w:rPr>
        <w:t>】元，并赔偿甲方因此遭受的全部损失。”</w:t>
      </w:r>
    </w:p>
    <w:p w14:paraId="5778631F" w14:textId="77777777" w:rsidR="00BA5DA0" w:rsidRDefault="00BA5DA0" w:rsidP="00BA5DA0">
      <w:pPr>
        <w:pStyle w:val="a4"/>
      </w:pPr>
      <w:r>
        <w:rPr>
          <w:rFonts w:hint="eastAsia"/>
        </w:rPr>
        <w:t>注意：请明确违约金具体数额。</w:t>
      </w:r>
    </w:p>
  </w:comment>
  <w:comment w:id="45" w:author="曾梅梅" w:date="2026-01-07T20:52:00Z" w:initials="曾梅梅">
    <w:p w14:paraId="407F8B88" w14:textId="77777777" w:rsidR="00BA5DA0" w:rsidRDefault="00BA5DA0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同上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9A00123" w15:done="0"/>
  <w15:commentEx w15:paraId="67D26E1C" w15:done="0"/>
  <w15:commentEx w15:paraId="0ED70876" w15:done="0"/>
  <w15:commentEx w15:paraId="5778631F" w15:done="0"/>
  <w15:commentEx w15:paraId="407F8B8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9A00123" w16cid:durableId="2D094424"/>
  <w16cid:commentId w16cid:paraId="67D26E1C" w16cid:durableId="2D094563"/>
  <w16cid:commentId w16cid:paraId="0ED70876" w16cid:durableId="2D094588"/>
  <w16cid:commentId w16cid:paraId="5778631F" w16cid:durableId="2D0945F1"/>
  <w16cid:commentId w16cid:paraId="407F8B88" w16cid:durableId="2D0946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CD7AE" w14:textId="77777777" w:rsidR="00E04076" w:rsidRDefault="00E04076">
      <w:r>
        <w:separator/>
      </w:r>
    </w:p>
  </w:endnote>
  <w:endnote w:type="continuationSeparator" w:id="0">
    <w:p w14:paraId="47945DD7" w14:textId="77777777" w:rsidR="00E04076" w:rsidRDefault="00E04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8B8D5" w14:textId="77777777" w:rsidR="00E04076" w:rsidRDefault="00E04076">
      <w:r>
        <w:separator/>
      </w:r>
    </w:p>
  </w:footnote>
  <w:footnote w:type="continuationSeparator" w:id="0">
    <w:p w14:paraId="13C3E2C5" w14:textId="77777777" w:rsidR="00E04076" w:rsidRDefault="00E04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239341B"/>
    <w:multiLevelType w:val="singleLevel"/>
    <w:tmpl w:val="9239341B"/>
    <w:lvl w:ilvl="0">
      <w:start w:val="7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start w:val="2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start w:val="1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0248C179"/>
    <w:multiLevelType w:val="singleLevel"/>
    <w:tmpl w:val="0248C179"/>
    <w:lvl w:ilvl="0">
      <w:start w:val="6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03D62ECE"/>
    <w:multiLevelType w:val="singleLevel"/>
    <w:tmpl w:val="03D62ECE"/>
    <w:lvl w:ilvl="0">
      <w:start w:val="3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25B654F3"/>
    <w:multiLevelType w:val="singleLevel"/>
    <w:tmpl w:val="25B654F3"/>
    <w:lvl w:ilvl="0">
      <w:start w:val="4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2A8F537B"/>
    <w:multiLevelType w:val="singleLevel"/>
    <w:tmpl w:val="2A8F537B"/>
    <w:lvl w:ilvl="0">
      <w:start w:val="8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5A241D34"/>
    <w:multiLevelType w:val="singleLevel"/>
    <w:tmpl w:val="5A241D34"/>
    <w:lvl w:ilvl="0">
      <w:start w:val="9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72183CF9"/>
    <w:multiLevelType w:val="singleLevel"/>
    <w:tmpl w:val="72183CF9"/>
    <w:lvl w:ilvl="0">
      <w:start w:val="5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曾梅梅">
    <w15:presenceInfo w15:providerId="AD" w15:userId="S-1-5-21-3030374040-4248268237-721630182-35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CA6A01"/>
    <w:rsid w:val="006638D5"/>
    <w:rsid w:val="00897086"/>
    <w:rsid w:val="00917C14"/>
    <w:rsid w:val="00BA5DA0"/>
    <w:rsid w:val="00D261CD"/>
    <w:rsid w:val="00D333E4"/>
    <w:rsid w:val="00E04076"/>
    <w:rsid w:val="049F1012"/>
    <w:rsid w:val="2D9B530B"/>
    <w:rsid w:val="41774AD7"/>
    <w:rsid w:val="4C96024D"/>
    <w:rsid w:val="536E65EE"/>
    <w:rsid w:val="5E052405"/>
    <w:rsid w:val="714C1CC5"/>
    <w:rsid w:val="72CA6A01"/>
    <w:rsid w:val="7BAB467E"/>
    <w:rsid w:val="7E1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039CE0C"/>
  <w15:docId w15:val="{70FA7CDC-C3CD-4461-8B61-154F40E6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BA5DA0"/>
    <w:rPr>
      <w:sz w:val="21"/>
      <w:szCs w:val="21"/>
    </w:rPr>
  </w:style>
  <w:style w:type="paragraph" w:styleId="a4">
    <w:name w:val="annotation text"/>
    <w:basedOn w:val="a"/>
    <w:link w:val="a5"/>
    <w:rsid w:val="00BA5DA0"/>
    <w:pPr>
      <w:jc w:val="left"/>
    </w:pPr>
  </w:style>
  <w:style w:type="character" w:customStyle="1" w:styleId="a5">
    <w:name w:val="批注文字 字符"/>
    <w:basedOn w:val="a0"/>
    <w:link w:val="a4"/>
    <w:rsid w:val="00BA5DA0"/>
    <w:rPr>
      <w:sz w:val="21"/>
      <w:szCs w:val="22"/>
    </w:rPr>
  </w:style>
  <w:style w:type="paragraph" w:styleId="a6">
    <w:name w:val="annotation subject"/>
    <w:basedOn w:val="a4"/>
    <w:next w:val="a4"/>
    <w:link w:val="a7"/>
    <w:rsid w:val="00BA5DA0"/>
    <w:rPr>
      <w:b/>
      <w:bCs/>
    </w:rPr>
  </w:style>
  <w:style w:type="character" w:customStyle="1" w:styleId="a7">
    <w:name w:val="批注主题 字符"/>
    <w:basedOn w:val="a5"/>
    <w:link w:val="a6"/>
    <w:rsid w:val="00BA5DA0"/>
    <w:rPr>
      <w:b/>
      <w:bCs/>
      <w:sz w:val="21"/>
      <w:szCs w:val="22"/>
    </w:rPr>
  </w:style>
  <w:style w:type="paragraph" w:styleId="a8">
    <w:name w:val="Balloon Text"/>
    <w:basedOn w:val="a"/>
    <w:link w:val="a9"/>
    <w:rsid w:val="00BA5DA0"/>
    <w:rPr>
      <w:sz w:val="18"/>
      <w:szCs w:val="18"/>
    </w:rPr>
  </w:style>
  <w:style w:type="character" w:customStyle="1" w:styleId="a9">
    <w:name w:val="批注框文本 字符"/>
    <w:basedOn w:val="a0"/>
    <w:link w:val="a8"/>
    <w:rsid w:val="00BA5DA0"/>
    <w:rPr>
      <w:sz w:val="18"/>
      <w:szCs w:val="18"/>
    </w:rPr>
  </w:style>
  <w:style w:type="paragraph" w:styleId="aa">
    <w:name w:val="header"/>
    <w:basedOn w:val="a"/>
    <w:link w:val="ab"/>
    <w:rsid w:val="006638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6638D5"/>
    <w:rPr>
      <w:sz w:val="18"/>
      <w:szCs w:val="18"/>
    </w:rPr>
  </w:style>
  <w:style w:type="paragraph" w:styleId="ac">
    <w:name w:val="footer"/>
    <w:basedOn w:val="a"/>
    <w:link w:val="ad"/>
    <w:rsid w:val="00663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6638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韩烟雨</dc:creator>
  <cp:lastModifiedBy>曾梅梅</cp:lastModifiedBy>
  <cp:revision>4</cp:revision>
  <dcterms:created xsi:type="dcterms:W3CDTF">2026-01-07T12:43:00Z</dcterms:created>
  <dcterms:modified xsi:type="dcterms:W3CDTF">2026-01-07T13:19:00Z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009237831945468B9DC9FF4E0054D29C_11</vt:lpwstr>
  </property>
  <property fmtid="{D5CDD505-2E9C-101B-9397-08002B2CF9AE}" pid="4" name="KSOTemplateDocerSaveRecord">
    <vt:lpwstr>eyJoZGlkIjoiODgwOTEwZGEyMDA4ZTdhOWE5Y2U2ZDdkYWVlODNiN2UiLCJ1c2VySWQiOiIxMTU4MDA1MzE5In0=</vt:lpwstr>
  </property>
</Properties>
</file>