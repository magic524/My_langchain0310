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5.0 -->
  <w:body>
    <w:p w14:paraId="0409CED5">
      <w:pPr>
        <w:spacing w:before="480" w:after="480" w:line="288" w:lineRule="auto"/>
        <w:jc w:val="center"/>
        <w:rPr>
          <w:color w:val="FF0000"/>
          <w:rPrChange w:id="0" w:author="Mia" w:date="2026-01-09T13:42:53Z">
            <w:rPr/>
          </w:rPrChange>
        </w:rPr>
      </w:pPr>
      <w:commentRangeStart w:id="1"/>
      <w:bookmarkStart w:id="2" w:name="auto_fouce_14"/>
      <w:bookmarkStart w:id="3" w:name="auto_fouce_7"/>
      <w:bookmarkStart w:id="4" w:name="auto_fouce_12"/>
      <w:r>
        <w:rPr>
          <w:rFonts w:ascii="Arial" w:eastAsia="等线" w:hAnsi="Arial" w:cs="Arial"/>
          <w:b/>
          <w:sz w:val="52"/>
        </w:rPr>
        <w:t>服务协议</w:t>
      </w:r>
      <w:commentRangeEnd w:id="1"/>
      <w:r>
        <w:rPr>
          <w:rStyle w:val="CommentReference"/>
        </w:rPr>
        <w:commentReference w:id="1"/>
      </w:r>
    </w:p>
    <w:p w14:paraId="07507442">
      <w:pPr>
        <w:spacing w:before="120" w:after="120" w:line="288" w:lineRule="auto"/>
        <w:jc w:val="left"/>
        <w:rPr>
          <w:rFonts w:ascii="Arial" w:eastAsia="等线" w:hAnsi="Arial" w:cs="Arial"/>
          <w:sz w:val="22"/>
        </w:rPr>
      </w:pPr>
      <w:r>
        <w:rPr>
          <w:rFonts w:ascii="Arial" w:eastAsia="等线" w:hAnsi="Arial" w:cs="Arial"/>
          <w:sz w:val="22"/>
        </w:rPr>
        <w:t xml:space="preserve">甲方： </w:t>
      </w:r>
    </w:p>
    <w:p w14:paraId="28C146DD">
      <w:pPr>
        <w:spacing w:before="120" w:after="120" w:line="288" w:lineRule="auto"/>
        <w:jc w:val="left"/>
      </w:pPr>
      <w:r>
        <w:rPr>
          <w:rFonts w:ascii="Arial" w:eastAsia="等线" w:hAnsi="Arial" w:cs="Arial"/>
          <w:sz w:val="22"/>
        </w:rPr>
        <w:t>法定代表人：</w:t>
      </w:r>
      <w:r>
        <w:t xml:space="preserve"> </w:t>
      </w:r>
    </w:p>
    <w:p w14:paraId="7E77ACB2">
      <w:pPr>
        <w:spacing w:before="120" w:after="120" w:line="288" w:lineRule="auto"/>
        <w:jc w:val="left"/>
      </w:pPr>
      <w:r>
        <w:rPr>
          <w:rFonts w:ascii="Arial" w:eastAsia="等线" w:hAnsi="Arial" w:cs="Arial"/>
          <w:sz w:val="22"/>
        </w:rPr>
        <w:t>地址：</w:t>
      </w:r>
      <w:bookmarkStart w:id="5" w:name="tip_risk_bookmark_1"/>
      <w:r>
        <w:t xml:space="preserve"> </w:t>
      </w:r>
    </w:p>
    <w:p w14:paraId="53E1178A">
      <w:pPr>
        <w:spacing w:before="120" w:after="120" w:line="288" w:lineRule="auto"/>
        <w:jc w:val="left"/>
      </w:pPr>
      <w:r>
        <w:rPr>
          <w:rFonts w:ascii="Arial" w:eastAsia="等线" w:hAnsi="Arial" w:cs="Arial"/>
          <w:sz w:val="22"/>
        </w:rPr>
        <w:t>乙方：</w:t>
      </w:r>
      <w:r>
        <w:rPr>
          <w:rFonts w:ascii="Arial" w:eastAsia="等线" w:hAnsi="Arial" w:cs="Arial" w:hint="eastAsia"/>
          <w:sz w:val="22"/>
        </w:rPr>
        <w:t>无锡质鼎技术咨询服务有限公司</w:t>
      </w:r>
    </w:p>
    <w:p w14:paraId="7D50E07F">
      <w:pPr>
        <w:spacing w:before="120" w:after="120" w:line="288" w:lineRule="auto"/>
        <w:jc w:val="left"/>
      </w:pPr>
      <w:r>
        <w:rPr>
          <w:rFonts w:ascii="Arial" w:eastAsia="等线" w:hAnsi="Arial" w:cs="Arial"/>
          <w:sz w:val="22"/>
        </w:rPr>
        <w:t>法定代表人</w:t>
      </w:r>
      <w:r>
        <w:rPr>
          <w:rFonts w:ascii="Arial" w:eastAsia="等线" w:hAnsi="Arial" w:cs="Arial" w:hint="eastAsia"/>
          <w:sz w:val="22"/>
        </w:rPr>
        <w:t>：李才云</w:t>
      </w:r>
    </w:p>
    <w:p w14:paraId="22C16066">
      <w:pPr>
        <w:spacing w:before="120" w:after="120" w:line="288" w:lineRule="auto"/>
        <w:jc w:val="left"/>
      </w:pPr>
      <w:r>
        <w:rPr>
          <w:rFonts w:ascii="Arial" w:eastAsia="等线" w:hAnsi="Arial" w:cs="Arial"/>
          <w:sz w:val="22"/>
        </w:rPr>
        <w:t>地址：</w:t>
      </w:r>
      <w:r>
        <w:rPr>
          <w:rFonts w:ascii="Arial" w:eastAsia="等线" w:hAnsi="Arial" w:cs="Arial" w:hint="eastAsia"/>
          <w:sz w:val="22"/>
        </w:rPr>
        <w:t>江苏省无锡市梁溪区江海东路</w:t>
      </w:r>
      <w:r>
        <w:rPr>
          <w:rFonts w:ascii="Arial" w:eastAsia="等线" w:hAnsi="Arial" w:cs="Arial"/>
          <w:sz w:val="22"/>
        </w:rPr>
        <w:t>148号-176</w:t>
      </w:r>
    </w:p>
    <w:p w14:paraId="4C7BBBA4">
      <w:pPr>
        <w:spacing w:before="120" w:after="120" w:line="288" w:lineRule="auto"/>
        <w:jc w:val="left"/>
      </w:pPr>
      <w:r>
        <w:rPr>
          <w:rFonts w:ascii="Arial" w:eastAsia="等线" w:hAnsi="Arial" w:cs="Arial"/>
          <w:sz w:val="22"/>
        </w:rPr>
        <w:t>鉴于甲方</w:t>
      </w:r>
      <w:r>
        <w:rPr>
          <w:rFonts w:ascii="Arial" w:eastAsia="等线" w:hAnsi="Arial" w:cs="Arial" w:hint="eastAsia"/>
          <w:sz w:val="22"/>
        </w:rPr>
        <w:t>委托</w:t>
      </w:r>
      <w:r>
        <w:rPr>
          <w:rFonts w:ascii="Arial" w:eastAsia="等线" w:hAnsi="Arial" w:cs="Arial"/>
          <w:sz w:val="22"/>
        </w:rPr>
        <w:t>乙方</w:t>
      </w:r>
      <w:bookmarkEnd w:id="2"/>
      <w:r>
        <w:rPr>
          <w:rFonts w:ascii="Arial" w:eastAsia="等线" w:hAnsi="Arial" w:cs="Arial"/>
          <w:sz w:val="22"/>
        </w:rPr>
        <w:t>提供的</w:t>
      </w:r>
      <w:r>
        <w:rPr>
          <w:rFonts w:ascii="Arial" w:eastAsia="等线" w:hAnsi="Arial" w:cs="Arial" w:hint="eastAsia"/>
          <w:sz w:val="22"/>
          <w:u w:val="single"/>
        </w:rPr>
        <w:t>播放器软件升级服务</w:t>
      </w:r>
      <w:r>
        <w:rPr>
          <w:rFonts w:ascii="Arial" w:eastAsia="等线" w:hAnsi="Arial" w:cs="Arial"/>
          <w:sz w:val="22"/>
        </w:rPr>
        <w:t>，为保障双方在服务阶段的权</w:t>
      </w:r>
      <w:bookmarkEnd w:id="3"/>
      <w:r>
        <w:rPr>
          <w:rFonts w:ascii="Arial" w:eastAsia="等线" w:hAnsi="Arial" w:cs="Arial"/>
          <w:sz w:val="22"/>
        </w:rPr>
        <w:t>利与义务，根据《中华人民共</w:t>
      </w:r>
      <w:bookmarkEnd w:id="4"/>
      <w:r>
        <w:rPr>
          <w:rFonts w:ascii="Arial" w:eastAsia="等线" w:hAnsi="Arial" w:cs="Arial"/>
          <w:sz w:val="22"/>
        </w:rPr>
        <w:t>和国民法典》及相关法律法规，甲乙双方本着平等自愿、公平诚信的原则，经友好协商，达成如下协议，以资共同遵守。</w:t>
      </w:r>
    </w:p>
    <w:p w14:paraId="41DA71B2">
      <w:pPr>
        <w:spacing w:before="320" w:after="120" w:line="288" w:lineRule="auto"/>
        <w:jc w:val="left"/>
        <w:outlineLvl w:val="1"/>
      </w:pPr>
      <w:bookmarkStart w:id="6" w:name="heading_0"/>
      <w:r>
        <w:rPr>
          <w:rFonts w:ascii="Arial" w:eastAsia="等线" w:hAnsi="Arial" w:cs="Arial"/>
          <w:b/>
          <w:sz w:val="32"/>
        </w:rPr>
        <w:t>一、服务范围</w:t>
      </w:r>
      <w:bookmarkEnd w:id="6"/>
    </w:p>
    <w:p w14:paraId="6BC9C401">
      <w:pPr>
        <w:spacing w:before="120" w:after="120" w:line="288" w:lineRule="auto"/>
        <w:jc w:val="left"/>
      </w:pPr>
      <w:r>
        <w:t>1</w:t>
      </w:r>
      <w:r>
        <w:rPr>
          <w:rFonts w:hint="eastAsia"/>
        </w:rPr>
        <w:t>、</w:t>
      </w:r>
      <w:r>
        <w:t>服务项目：车播放器软件升级</w:t>
      </w:r>
    </w:p>
    <w:p w14:paraId="36713973">
      <w:pPr>
        <w:spacing w:before="120" w:after="120" w:line="288" w:lineRule="auto"/>
        <w:jc w:val="left"/>
      </w:pPr>
      <w:r>
        <w:t>2</w:t>
      </w:r>
      <w:r>
        <w:rPr>
          <w:rFonts w:hint="eastAsia"/>
        </w:rPr>
        <w:t>、</w:t>
      </w:r>
      <w:r>
        <w:t>服务产品：HPH07播放器</w:t>
      </w:r>
    </w:p>
    <w:p w14:paraId="30B5B796">
      <w:pPr>
        <w:spacing w:before="120" w:after="120" w:line="288" w:lineRule="auto"/>
        <w:jc w:val="left"/>
      </w:pPr>
      <w:r>
        <w:t>3</w:t>
      </w:r>
      <w:r>
        <w:rPr>
          <w:rFonts w:hint="eastAsia"/>
        </w:rPr>
        <w:t>、</w:t>
      </w:r>
      <w:r>
        <w:t>服务地点：坦桑尼亚</w:t>
      </w:r>
    </w:p>
    <w:p w14:paraId="4650C1EB">
      <w:pPr>
        <w:spacing w:before="120" w:after="120" w:line="288" w:lineRule="auto"/>
        <w:jc w:val="left"/>
      </w:pPr>
      <w:r>
        <w:t>4</w:t>
      </w:r>
      <w:r>
        <w:rPr>
          <w:rFonts w:hint="eastAsia"/>
        </w:rPr>
        <w:t>、</w:t>
      </w:r>
      <w:bookmarkStart w:id="7" w:name="auto_fouce_3"/>
      <w:bookmarkStart w:id="8" w:name="tip_risk_bookmark_2"/>
      <w:r>
        <w:t>服务</w:t>
      </w:r>
      <w:r>
        <w:rPr>
          <w:rFonts w:hint="eastAsia"/>
        </w:rPr>
        <w:t>完成</w:t>
      </w:r>
      <w:r>
        <w:t>时间：至</w:t>
      </w:r>
      <w:del w:id="9" w:author="Mia" w:date="2026-01-09T13:42:39Z">
        <w:r>
          <w:delText xml:space="preserve"> </w:delText>
        </w:r>
      </w:del>
      <w:r>
        <w:t>2026年03月31日</w:t>
      </w:r>
      <w:del w:id="10" w:author="Mia" w:date="2026-01-09T13:42:47Z">
        <w:r>
          <w:rPr>
            <w:rFonts w:hint="eastAsia"/>
          </w:rPr>
          <w:delText>前</w:delText>
        </w:r>
      </w:del>
      <w:bookmarkEnd w:id="7"/>
    </w:p>
    <w:p w14:paraId="232C38B4">
      <w:pPr>
        <w:spacing w:before="120" w:after="120" w:line="288" w:lineRule="auto"/>
        <w:jc w:val="left"/>
      </w:pPr>
      <w:r>
        <w:t>5</w:t>
      </w:r>
      <w:r>
        <w:rPr>
          <w:rFonts w:hint="eastAsia"/>
        </w:rPr>
        <w:t>、</w:t>
      </w:r>
      <w:r>
        <w:t>服务内容简述：</w:t>
      </w:r>
    </w:p>
    <w:p w14:paraId="72880D2E">
      <w:pPr>
        <w:spacing w:before="120" w:after="120" w:line="288" w:lineRule="auto"/>
        <w:jc w:val="left"/>
      </w:pPr>
      <w:r>
        <w:t>5.1  服务期内，乙方安排人员在坦桑尼亚国家对甲方在客车上装配的253台播放器产品进行软件升级，服务截止时间之前完成全部车辆的软件升级工作。</w:t>
      </w:r>
      <w:bookmarkEnd w:id="8"/>
    </w:p>
    <w:p w14:paraId="091C49CC">
      <w:pPr>
        <w:pStyle w:val="ListParagraph"/>
        <w:numPr>
          <w:ilvl w:val="0"/>
          <w:numId w:val="1"/>
        </w:numPr>
        <w:spacing w:before="320" w:after="120" w:line="288" w:lineRule="auto"/>
        <w:ind w:firstLineChars="0"/>
        <w:jc w:val="left"/>
        <w:outlineLvl w:val="1"/>
      </w:pPr>
      <w:bookmarkStart w:id="11" w:name="heading_5"/>
      <w:r>
        <w:rPr>
          <w:rFonts w:ascii="Arial" w:eastAsia="等线" w:hAnsi="Arial" w:cs="Arial"/>
          <w:b/>
          <w:sz w:val="32"/>
        </w:rPr>
        <w:t>双方权利与义务</w:t>
      </w:r>
      <w:bookmarkEnd w:id="11"/>
    </w:p>
    <w:p w14:paraId="669B2982">
      <w:pPr>
        <w:spacing w:before="120" w:after="120" w:line="288" w:lineRule="auto"/>
        <w:jc w:val="left"/>
      </w:pPr>
      <w:r>
        <w:rPr>
          <w:rFonts w:ascii="Arial" w:eastAsia="等线" w:hAnsi="Arial" w:cs="Arial" w:hint="eastAsia"/>
          <w:sz w:val="22"/>
        </w:rPr>
        <w:t>1、</w:t>
      </w:r>
      <w:bookmarkStart w:id="12" w:name="tip_risk_bookmark_4"/>
      <w:bookmarkStart w:id="13" w:name="auto_fouce_5"/>
      <w:r>
        <w:rPr>
          <w:rFonts w:ascii="Arial" w:eastAsia="等线" w:hAnsi="Arial" w:cs="Arial" w:hint="eastAsia"/>
          <w:sz w:val="22"/>
        </w:rPr>
        <w:t>甲方</w:t>
      </w:r>
      <w:r>
        <w:rPr>
          <w:rFonts w:ascii="Arial" w:eastAsia="等线" w:hAnsi="Arial" w:cs="Arial"/>
          <w:sz w:val="22"/>
        </w:rPr>
        <w:t>有权要求乙方按照本协议约定提供售后服务，对乙方的服务质量进行监督、提出意见和建议；在服务过程中，有权了解</w:t>
      </w:r>
      <w:r>
        <w:rPr>
          <w:rFonts w:ascii="Arial" w:eastAsia="等线" w:hAnsi="Arial" w:cs="Arial" w:hint="eastAsia"/>
          <w:sz w:val="22"/>
        </w:rPr>
        <w:t>升级过程</w:t>
      </w:r>
      <w:r>
        <w:rPr>
          <w:rFonts w:ascii="Arial" w:eastAsia="等线" w:hAnsi="Arial" w:cs="Arial"/>
          <w:sz w:val="22"/>
        </w:rPr>
        <w:t>、进度等相关信息。</w:t>
      </w:r>
      <w:del w:id="14" w:author="Mia" w:date="2026-01-09T13:42:52Z">
        <w:r>
          <w:rPr>
            <w:rFonts w:ascii="Arial" w:eastAsia="等线" w:hAnsi="Arial" w:cs="Arial"/>
            <w:sz w:val="22"/>
          </w:rPr>
          <w:delText>对</w:delText>
        </w:r>
      </w:del>
      <w:ins w:id="15" w:author="Mia" w:date="2026-01-09T13:42:52Z">
        <w:r>
          <w:rPr>
            <w:rFonts w:ascii="Arial" w:eastAsia="等线" w:hAnsi="Arial" w:cs="Arial" w:hint="eastAsia"/>
            <w:sz w:val="22"/>
            <w:lang w:eastAsia=""/>
          </w:rPr>
          <w:t>若</w:t>
        </w:r>
      </w:ins>
      <w:r>
        <w:rPr>
          <w:rFonts w:ascii="Arial" w:eastAsia="等线" w:hAnsi="Arial" w:cs="Arial"/>
          <w:sz w:val="22"/>
        </w:rPr>
        <w:t>乙方</w:t>
      </w:r>
      <w:del w:id="16" w:author="Mia" w:date="2026-01-09T13:42:54Z">
        <w:r>
          <w:rPr>
            <w:rFonts w:ascii="Arial" w:eastAsia="等线" w:hAnsi="Arial" w:cs="Arial"/>
            <w:sz w:val="22"/>
          </w:rPr>
          <w:delText>在</w:delText>
        </w:r>
      </w:del>
      <w:r>
        <w:rPr>
          <w:rFonts w:ascii="Arial" w:eastAsia="等线" w:hAnsi="Arial" w:cs="Arial"/>
          <w:sz w:val="22"/>
        </w:rPr>
        <w:t>服务</w:t>
      </w:r>
      <w:del w:id="17" w:author="Mia" w:date="2026-01-09T13:42:55Z">
        <w:r>
          <w:rPr>
            <w:rFonts w:ascii="Arial" w:eastAsia="等线" w:hAnsi="Arial" w:cs="Arial"/>
            <w:sz w:val="22"/>
          </w:rPr>
          <w:delText>过程中接触到</w:delText>
        </w:r>
      </w:del>
      <w:ins w:id="18" w:author="Mia" w:date="2026-01-09T13:42:55Z">
        <w:r>
          <w:rPr>
            <w:rFonts w:ascii="Arial" w:eastAsia="等线" w:hAnsi="Arial" w:cs="Arial" w:hint="eastAsia"/>
            <w:sz w:val="22"/>
            <w:lang w:eastAsia=""/>
          </w:rPr>
          <w:t>质量不符合约定，甲方有权要求乙方在【】个工作日内进行整改，整改后仍未达标</w:t>
        </w:r>
      </w:ins>
      <w:r>
        <w:rPr>
          <w:rFonts w:ascii="Arial" w:eastAsia="等线" w:hAnsi="Arial" w:cs="Arial"/>
          <w:sz w:val="22"/>
        </w:rPr>
        <w:t>的</w:t>
      </w:r>
      <w:ins w:id="19" w:author="Mia" w:date="2026-01-09T13:42:56Z">
        <w:r>
          <w:rPr>
            <w:rFonts w:ascii="Arial" w:eastAsia="等线" w:hAnsi="Arial" w:cs="Arial" w:hint="eastAsia"/>
            <w:sz w:val="22"/>
            <w:lang w:eastAsia=""/>
          </w:rPr>
          <w:t>，</w:t>
        </w:r>
      </w:ins>
      <w:r>
        <w:rPr>
          <w:rFonts w:ascii="Arial" w:eastAsia="等线" w:hAnsi="Arial" w:cs="Arial"/>
          <w:sz w:val="22"/>
        </w:rPr>
        <w:t>甲方</w:t>
      </w:r>
      <w:del w:id="20" w:author="Mia" w:date="2026-01-09T13:42:58Z">
        <w:r>
          <w:rPr>
            <w:rFonts w:ascii="Arial" w:eastAsia="等线" w:hAnsi="Arial" w:cs="Arial"/>
            <w:sz w:val="22"/>
          </w:rPr>
          <w:delText>商业秘密、技术信息等承担保密义务</w:delText>
        </w:r>
      </w:del>
      <w:ins w:id="21" w:author="Mia" w:date="2026-01-09T13:42:59Z">
        <w:r>
          <w:rPr>
            <w:rFonts w:ascii="Arial" w:eastAsia="等线" w:hAnsi="Arial" w:cs="Arial" w:hint="eastAsia"/>
            <w:sz w:val="22"/>
            <w:lang w:eastAsia=""/>
          </w:rPr>
          <w:t>有权启动违约责任追究程序</w:t>
        </w:r>
      </w:ins>
      <w:r>
        <w:rPr>
          <w:rFonts w:ascii="Arial" w:eastAsia="等线" w:hAnsi="Arial" w:cs="Arial"/>
          <w:sz w:val="22"/>
        </w:rPr>
        <w:t>。</w:t>
      </w:r>
      <w:bookmarkEnd w:id="12"/>
      <w:bookmarkEnd w:id="13"/>
    </w:p>
    <w:p w14:paraId="0A837AD5">
      <w:pPr>
        <w:spacing w:before="120" w:after="120" w:line="288" w:lineRule="auto"/>
        <w:jc w:val="left"/>
        <w:rPr>
          <w:ins w:id="22" w:author="Mia" w:date="2026-01-09T13:43:02Z"/>
          <w:rFonts w:ascii="Arial" w:eastAsia="等线" w:hAnsi="Arial" w:cs="Arial" w:hint="eastAsia"/>
          <w:sz w:val="22"/>
          <w:lang w:eastAsia=""/>
        </w:rPr>
      </w:pPr>
      <w:r>
        <w:rPr>
          <w:rFonts w:ascii="Arial" w:eastAsia="等线" w:hAnsi="Arial" w:cs="Arial"/>
          <w:sz w:val="22"/>
        </w:rPr>
        <w:t>2</w:t>
      </w:r>
      <w:r>
        <w:rPr>
          <w:rFonts w:ascii="Arial" w:eastAsia="等线" w:hAnsi="Arial" w:cs="Arial" w:hint="eastAsia"/>
          <w:sz w:val="22"/>
        </w:rPr>
        <w:t>、</w:t>
      </w:r>
      <w:bookmarkStart w:id="23" w:name="auto_fouce_8"/>
      <w:r>
        <w:rPr>
          <w:rFonts w:ascii="Arial" w:eastAsia="等线" w:hAnsi="Arial" w:cs="Arial" w:hint="eastAsia"/>
          <w:sz w:val="22"/>
        </w:rPr>
        <w:t>乙方</w:t>
      </w:r>
      <w:r>
        <w:rPr>
          <w:rFonts w:ascii="Arial" w:eastAsia="等线" w:hAnsi="Arial" w:cs="Arial"/>
          <w:sz w:val="22"/>
        </w:rPr>
        <w:t>在服务过程中，有权要求甲方提供必要的配合和相关资料</w:t>
      </w:r>
      <w:r>
        <w:rPr>
          <w:rFonts w:ascii="Arial" w:eastAsia="等线" w:hAnsi="Arial" w:cs="Arial" w:hint="eastAsia"/>
          <w:sz w:val="22"/>
        </w:rPr>
        <w:t>；</w:t>
      </w:r>
      <w:r>
        <w:rPr>
          <w:rFonts w:ascii="Arial" w:eastAsia="等线" w:hAnsi="Arial" w:cs="Arial"/>
          <w:sz w:val="22"/>
        </w:rPr>
        <w:t>配备专业的技术人员，为甲方提供专业、高效、优质的服务；严格遵守服务规范和操作流程，保证服务质量；在服务过程中，不得损坏甲方的其他财产，如因乙方原因造成甲方财产损失的，应承担赔偿责任；对服务过程中接触到的甲方商业秘密、技术信息等承担保密义务，</w:t>
      </w:r>
      <w:r>
        <w:rPr>
          <w:rFonts w:ascii="Arial" w:eastAsia="等线" w:hAnsi="Arial" w:cs="Arial" w:hint="eastAsia"/>
          <w:sz w:val="22"/>
        </w:rPr>
        <w:t>不</w:t>
      </w:r>
      <w:r>
        <w:rPr>
          <w:rFonts w:ascii="Arial" w:eastAsia="等线" w:hAnsi="Arial" w:cs="Arial"/>
          <w:sz w:val="22"/>
        </w:rPr>
        <w:t>得向任何第三方泄露</w:t>
      </w:r>
      <w:r>
        <w:rPr>
          <w:rFonts w:ascii="Arial" w:eastAsia="等线" w:hAnsi="Arial" w:cs="Arial" w:hint="eastAsia"/>
          <w:sz w:val="22"/>
        </w:rPr>
        <w:t>。</w:t>
      </w:r>
      <w:ins w:id="24" w:author="Mia" w:date="2026-01-09T13:43:06Z">
        <w:r>
          <w:rPr>
            <w:rFonts w:ascii="Arial" w:eastAsia="等线" w:hAnsi="Arial" w:cs="Arial" w:hint="eastAsia"/>
            <w:sz w:val="22"/>
            <w:lang w:eastAsia=""/>
          </w:rPr>
          <w:t>升级完成后，乙方需确保每台播放器软件运行稳定、功能符合甲方预设要求，单台播放器升级完成后需经甲方现场人员或授权人员确认验收合格；全部服务完成后，乙方需提交完整的服务报告，经甲方整体验收通过后方视为服务全部完成。乙方应严格遵守坦桑尼亚当地的各项法律法规及行业规范，因乙方违反当地规定导致的任何处罚、索赔或纠纷，由乙方自行承担全部责任。乙方应确保派出的技术人员具备播放器软件升级的专业资质及操作能力，若甲方认为乙方技术人员无法满足服务要求或存在服务态度问题，有权要求乙方在3个工作日内更换合格技术人员，由此产生的费用由乙方自行承担。</w:t>
        </w:r>
      </w:ins>
      <w:bookmarkEnd w:id="23"/>
      <w:r>
        <w:rPr>
          <w:rFonts w:ascii="Arial" w:eastAsia="等线" w:hAnsi="Arial" w:cs="Arial" w:hint="eastAsia"/>
          <w:sz w:val="22"/>
          <w:lang w:eastAsia=""/>
        </w:rPr>
        <w:t xml:space="preserve"> </w:t>
      </w:r>
    </w:p>
    <w:p w14:paraId="06D15672">
      <w:pPr>
        <w:spacing w:before="120" w:after="120" w:line="288" w:lineRule="auto"/>
        <w:jc w:val="left"/>
      </w:pPr>
      <w:ins w:id="25" w:author="Mia" w:date="2026-01-09T13:43:02Z">
        <w:r>
          <w:rPr>
            <w:rFonts w:ascii="Arial" w:eastAsia="等线" w:hAnsi="Arial" w:cs="Arial" w:hint="eastAsia"/>
            <w:sz w:val="22"/>
            <w:lang w:eastAsia=""/>
          </w:rPr>
          <w:t>乙方负责其派出服务人员在坦桑尼亚的签证办理、当地法律法规遵守及人员安全保障，为服务人员购买境外人身意外伤害保险；因乙方人员自身原因或违规操作导致的人身损害、财产损失或当地法律纠纷，全部责任由乙方自行承担，与甲方无关。</w:t>
        </w:r>
      </w:ins>
      <w:r>
        <w:t xml:space="preserve"> </w:t>
      </w:r>
    </w:p>
    <w:p w14:paraId="27EE1295">
      <w:pPr>
        <w:spacing w:before="320" w:after="120" w:line="288" w:lineRule="auto"/>
        <w:jc w:val="left"/>
        <w:outlineLvl w:val="1"/>
      </w:pPr>
      <w:bookmarkStart w:id="26" w:name="heading_8"/>
      <w:r>
        <w:rPr>
          <w:rFonts w:ascii="Arial" w:eastAsia="等线" w:hAnsi="Arial" w:cs="Arial" w:hint="eastAsia"/>
          <w:b/>
          <w:sz w:val="32"/>
        </w:rPr>
        <w:t>三</w:t>
      </w:r>
      <w:r>
        <w:rPr>
          <w:rFonts w:ascii="Arial" w:eastAsia="等线" w:hAnsi="Arial" w:cs="Arial"/>
          <w:b/>
          <w:sz w:val="32"/>
        </w:rPr>
        <w:t>、服务费用</w:t>
      </w:r>
      <w:bookmarkEnd w:id="26"/>
      <w:r>
        <w:rPr>
          <w:rFonts w:ascii="Arial" w:eastAsia="等线" w:hAnsi="Arial" w:cs="Arial" w:hint="eastAsia"/>
          <w:b/>
          <w:sz w:val="32"/>
        </w:rPr>
        <w:t>及付款方式</w:t>
      </w:r>
    </w:p>
    <w:p w14:paraId="734B9653">
      <w:pPr>
        <w:spacing w:before="120" w:after="120" w:line="288" w:lineRule="auto"/>
        <w:jc w:val="left"/>
      </w:pPr>
      <w:bookmarkStart w:id="27" w:name="auto_fouce_9"/>
      <w:bookmarkStart w:id="28" w:name="tip_risk_bookmark_10"/>
      <w:r>
        <w:rPr>
          <w:rFonts w:ascii="Arial" w:eastAsia="等线" w:hAnsi="Arial" w:cs="Arial"/>
          <w:sz w:val="22"/>
        </w:rPr>
        <w:t>本协议约定的服务</w:t>
      </w:r>
      <w:r>
        <w:rPr>
          <w:rFonts w:ascii="Arial" w:eastAsia="等线" w:hAnsi="Arial" w:cs="Arial" w:hint="eastAsia"/>
          <w:sz w:val="22"/>
        </w:rPr>
        <w:t>范围</w:t>
      </w:r>
      <w:r>
        <w:rPr>
          <w:rFonts w:ascii="Arial" w:eastAsia="等线" w:hAnsi="Arial" w:cs="Arial"/>
          <w:sz w:val="22"/>
        </w:rPr>
        <w:t>，</w:t>
      </w:r>
      <w:ins w:id="29" w:author="Mia" w:date="2026-01-09T13:43:08Z">
        <w:r>
          <w:rPr>
            <w:rFonts w:ascii="Arial" w:eastAsia="等线" w:hAnsi="Arial" w:cs="Arial" w:hint="eastAsia"/>
            <w:sz w:val="22"/>
            <w:lang w:eastAsia=""/>
          </w:rPr>
          <w:t>第一笔款项：乙方完成不少于总服务量【】%的软件升级工作并经甲方确认验收后，于</w:t>
        </w:r>
      </w:ins>
      <w:r>
        <w:rPr>
          <w:rFonts w:ascii="Arial" w:eastAsia="等线" w:hAnsi="Arial" w:cs="Arial" w:hint="eastAsia"/>
          <w:sz w:val="22"/>
        </w:rPr>
        <w:t>2</w:t>
      </w:r>
      <w:r>
        <w:rPr>
          <w:rFonts w:ascii="Arial" w:eastAsia="等线" w:hAnsi="Arial" w:cs="Arial"/>
          <w:sz w:val="22"/>
        </w:rPr>
        <w:t>026</w:t>
      </w:r>
      <w:r>
        <w:rPr>
          <w:rFonts w:ascii="Arial" w:eastAsia="等线" w:hAnsi="Arial" w:cs="Arial" w:hint="eastAsia"/>
          <w:sz w:val="22"/>
        </w:rPr>
        <w:t>年1月2</w:t>
      </w:r>
      <w:r>
        <w:rPr>
          <w:rFonts w:ascii="Arial" w:eastAsia="等线" w:hAnsi="Arial" w:cs="Arial"/>
          <w:sz w:val="22"/>
        </w:rPr>
        <w:t>0</w:t>
      </w:r>
      <w:r>
        <w:rPr>
          <w:rFonts w:ascii="Arial" w:eastAsia="等线" w:hAnsi="Arial" w:cs="Arial" w:hint="eastAsia"/>
          <w:sz w:val="22"/>
        </w:rPr>
        <w:t>日前</w:t>
      </w:r>
      <w:del w:id="30" w:author="Mia" w:date="2026-01-09T13:43:10Z">
        <w:r>
          <w:rPr>
            <w:rFonts w:ascii="Arial" w:eastAsia="等线" w:hAnsi="Arial" w:cs="Arial" w:hint="eastAsia"/>
            <w:sz w:val="22"/>
          </w:rPr>
          <w:delText>，乙方</w:delText>
        </w:r>
      </w:del>
      <w:r>
        <w:rPr>
          <w:rFonts w:ascii="Arial" w:eastAsia="等线" w:hAnsi="Arial" w:cs="Arial" w:hint="eastAsia"/>
          <w:sz w:val="22"/>
        </w:rPr>
        <w:t>提供</w:t>
      </w:r>
      <w:del w:id="31" w:author="Mia" w:date="2026-01-09T13:43:10Z">
        <w:r>
          <w:rPr>
            <w:rFonts w:ascii="Arial" w:eastAsia="等线" w:hAnsi="Arial" w:cs="Arial"/>
            <w:sz w:val="22"/>
          </w:rPr>
          <w:delText>______</w:delText>
        </w:r>
      </w:del>
      <w:del w:id="32" w:author="Mia" w:date="2026-01-09T13:43:10Z">
        <w:r>
          <w:rPr>
            <w:rFonts w:ascii="Arial" w:eastAsia="等线" w:hAnsi="Arial" w:cs="Arial" w:hint="eastAsia"/>
            <w:sz w:val="22"/>
          </w:rPr>
          <w:delText>元</w:delText>
        </w:r>
      </w:del>
      <w:ins w:id="33" w:author="Mia" w:date="2026-01-09T13:43:11Z">
        <w:r>
          <w:rPr>
            <w:rFonts w:ascii="Arial" w:eastAsia="等线" w:hAnsi="Arial" w:cs="Arial" w:hint="eastAsia"/>
            <w:sz w:val="22"/>
            <w:lang w:eastAsia=""/>
          </w:rPr>
          <w:t>对应金额的</w:t>
        </w:r>
      </w:ins>
      <w:r>
        <w:rPr>
          <w:rFonts w:ascii="Arial" w:eastAsia="等线" w:hAnsi="Arial" w:cs="Arial" w:hint="eastAsia"/>
          <w:sz w:val="22"/>
        </w:rPr>
        <w:t>服务费用发票，甲方收到发票后</w:t>
      </w:r>
      <w:r>
        <w:rPr>
          <w:rFonts w:ascii="Arial" w:eastAsia="等线" w:hAnsi="Arial" w:cs="Arial"/>
          <w:sz w:val="22"/>
        </w:rPr>
        <w:t>5</w:t>
      </w:r>
      <w:r>
        <w:rPr>
          <w:rFonts w:ascii="Arial" w:eastAsia="等线" w:hAnsi="Arial" w:cs="Arial" w:hint="eastAsia"/>
          <w:sz w:val="22"/>
        </w:rPr>
        <w:t>个工作日内向乙方支付</w:t>
      </w:r>
      <w:del w:id="34" w:author="Mia" w:date="2026-01-09T13:43:12Z">
        <w:r>
          <w:rPr>
            <w:rFonts w:ascii="Arial" w:eastAsia="等线" w:hAnsi="Arial" w:cs="Arial" w:hint="eastAsia"/>
            <w:sz w:val="22"/>
            <w:u w:val="single"/>
          </w:rPr>
          <w:delText xml:space="preserve"> </w:delText>
        </w:r>
      </w:del>
      <w:del w:id="35" w:author="Mia" w:date="2026-01-09T13:43:12Z">
        <w:r>
          <w:rPr>
            <w:rFonts w:ascii="Arial" w:eastAsia="等线" w:hAnsi="Arial" w:cs="Arial"/>
            <w:sz w:val="22"/>
            <w:u w:val="single"/>
          </w:rPr>
          <w:delText xml:space="preserve">             </w:delText>
        </w:r>
      </w:del>
      <w:del w:id="36" w:author="Mia" w:date="2026-01-09T13:43:12Z">
        <w:r>
          <w:rPr>
            <w:rFonts w:ascii="Arial" w:eastAsia="等线" w:hAnsi="Arial" w:cs="Arial"/>
            <w:sz w:val="22"/>
          </w:rPr>
          <w:delText xml:space="preserve"> </w:delText>
        </w:r>
      </w:del>
      <w:ins w:id="37" w:author="Mia" w:date="2026-01-09T13:43:12Z">
        <w:r>
          <w:rPr>
            <w:rFonts w:ascii="Arial" w:eastAsia="等线" w:hAnsi="Arial" w:cs="Arial" w:hint="eastAsia"/>
            <w:sz w:val="22"/>
            <w:lang w:eastAsia=""/>
          </w:rPr>
          <w:t>【】</w:t>
        </w:r>
      </w:ins>
      <w:r>
        <w:rPr>
          <w:rFonts w:ascii="Arial" w:eastAsia="等线" w:hAnsi="Arial" w:cs="Arial" w:hint="eastAsia"/>
          <w:sz w:val="22"/>
        </w:rPr>
        <w:t>元</w:t>
      </w:r>
      <w:r>
        <w:rPr>
          <w:rFonts w:ascii="Arial" w:eastAsia="等线" w:hAnsi="Arial" w:cs="Arial"/>
          <w:sz w:val="22"/>
        </w:rPr>
        <w:t>；</w:t>
      </w:r>
      <w:ins w:id="38" w:author="Mia" w:date="2026-01-09T13:43:14Z">
        <w:r>
          <w:rPr>
            <w:rFonts w:ascii="Arial" w:eastAsia="等线" w:hAnsi="Arial" w:cs="Arial" w:hint="eastAsia"/>
            <w:sz w:val="22"/>
            <w:lang w:eastAsia=""/>
          </w:rPr>
          <w:t>第二笔款项：乙方完成不少于总服务量【】%的软件升级工作并经甲方确认验收后，于</w:t>
        </w:r>
      </w:ins>
      <w:r>
        <w:rPr>
          <w:rFonts w:ascii="Arial" w:eastAsia="等线" w:hAnsi="Arial" w:cs="Arial" w:hint="eastAsia"/>
          <w:sz w:val="22"/>
        </w:rPr>
        <w:t>2</w:t>
      </w:r>
      <w:r>
        <w:rPr>
          <w:rFonts w:ascii="Arial" w:eastAsia="等线" w:hAnsi="Arial" w:cs="Arial"/>
          <w:sz w:val="22"/>
        </w:rPr>
        <w:t>026</w:t>
      </w:r>
      <w:r>
        <w:rPr>
          <w:rFonts w:ascii="Arial" w:eastAsia="等线" w:hAnsi="Arial" w:cs="Arial" w:hint="eastAsia"/>
          <w:sz w:val="22"/>
        </w:rPr>
        <w:t>年2月5日前</w:t>
      </w:r>
      <w:del w:id="39" w:author="Mia" w:date="2026-01-09T13:43:15Z">
        <w:r>
          <w:rPr>
            <w:rFonts w:ascii="Arial" w:eastAsia="等线" w:hAnsi="Arial" w:cs="Arial" w:hint="eastAsia"/>
            <w:sz w:val="22"/>
          </w:rPr>
          <w:delText>，乙方</w:delText>
        </w:r>
      </w:del>
      <w:r>
        <w:rPr>
          <w:rFonts w:ascii="Arial" w:eastAsia="等线" w:hAnsi="Arial" w:cs="Arial" w:hint="eastAsia"/>
          <w:sz w:val="22"/>
        </w:rPr>
        <w:t>提供</w:t>
      </w:r>
      <w:del w:id="40" w:author="Mia" w:date="2026-01-09T13:43:16Z">
        <w:r>
          <w:rPr>
            <w:rFonts w:ascii="Arial" w:eastAsia="等线" w:hAnsi="Arial" w:cs="Arial"/>
            <w:sz w:val="22"/>
          </w:rPr>
          <w:delText>______</w:delText>
        </w:r>
      </w:del>
      <w:del w:id="41" w:author="Mia" w:date="2026-01-09T13:43:16Z">
        <w:r>
          <w:rPr>
            <w:rFonts w:ascii="Arial" w:eastAsia="等线" w:hAnsi="Arial" w:cs="Arial" w:hint="eastAsia"/>
            <w:sz w:val="22"/>
          </w:rPr>
          <w:delText>元</w:delText>
        </w:r>
      </w:del>
      <w:ins w:id="42" w:author="Mia" w:date="2026-01-09T13:43:16Z">
        <w:r>
          <w:rPr>
            <w:rFonts w:ascii="Arial" w:eastAsia="等线" w:hAnsi="Arial" w:cs="Arial" w:hint="eastAsia"/>
            <w:sz w:val="22"/>
            <w:lang w:eastAsia=""/>
          </w:rPr>
          <w:t>对应金额的</w:t>
        </w:r>
      </w:ins>
      <w:r>
        <w:rPr>
          <w:rFonts w:ascii="Arial" w:eastAsia="等线" w:hAnsi="Arial" w:cs="Arial" w:hint="eastAsia"/>
          <w:sz w:val="22"/>
        </w:rPr>
        <w:t>服务费用发票，甲方收到发票后</w:t>
      </w:r>
      <w:r>
        <w:rPr>
          <w:rFonts w:ascii="Arial" w:eastAsia="等线" w:hAnsi="Arial" w:cs="Arial"/>
          <w:sz w:val="22"/>
        </w:rPr>
        <w:t>5</w:t>
      </w:r>
      <w:r>
        <w:rPr>
          <w:rFonts w:ascii="Arial" w:eastAsia="等线" w:hAnsi="Arial" w:cs="Arial" w:hint="eastAsia"/>
          <w:sz w:val="22"/>
        </w:rPr>
        <w:t>个工作日内向乙方支付</w:t>
      </w:r>
      <w:del w:id="43" w:author="Mia" w:date="2026-01-09T13:43:18Z">
        <w:r>
          <w:rPr>
            <w:rFonts w:ascii="Arial" w:eastAsia="等线" w:hAnsi="Arial" w:cs="Arial" w:hint="eastAsia"/>
            <w:sz w:val="22"/>
            <w:u w:val="single"/>
          </w:rPr>
          <w:delText xml:space="preserve"> </w:delText>
        </w:r>
      </w:del>
      <w:del w:id="44" w:author="Mia" w:date="2026-01-09T13:43:18Z">
        <w:r>
          <w:rPr>
            <w:rFonts w:ascii="Arial" w:eastAsia="等线" w:hAnsi="Arial" w:cs="Arial"/>
            <w:sz w:val="22"/>
            <w:u w:val="single"/>
          </w:rPr>
          <w:delText xml:space="preserve">              </w:delText>
        </w:r>
      </w:del>
      <w:ins w:id="45" w:author="Mia" w:date="2026-01-09T13:43:18Z">
        <w:r>
          <w:rPr>
            <w:rFonts w:ascii="Arial" w:eastAsia="等线" w:hAnsi="Arial" w:cs="Arial" w:hint="eastAsia"/>
            <w:sz w:val="22"/>
            <w:u w:val="single"/>
            <w:lang w:eastAsia=""/>
          </w:rPr>
          <w:t>【】</w:t>
        </w:r>
      </w:ins>
      <w:r>
        <w:rPr>
          <w:rFonts w:ascii="Arial" w:eastAsia="等线" w:hAnsi="Arial" w:cs="Arial" w:hint="eastAsia"/>
          <w:sz w:val="22"/>
        </w:rPr>
        <w:t>元</w:t>
      </w:r>
      <w:ins w:id="46" w:author="Mia" w:date="2026-01-09T13:43:19Z">
        <w:r>
          <w:rPr>
            <w:rFonts w:ascii="Arial" w:eastAsia="等线" w:hAnsi="Arial" w:cs="Arial" w:hint="eastAsia"/>
            <w:sz w:val="22"/>
            <w:lang w:eastAsia=""/>
          </w:rPr>
          <w:t>；剩余服务费用：乙方完成全部服务并经甲方整体验收合格后，提供剩余金额的服务费用发票，甲方收到发票后5个工作日内支付完毕</w:t>
        </w:r>
      </w:ins>
      <w:r>
        <w:rPr>
          <w:rFonts w:ascii="Arial" w:eastAsia="等线" w:hAnsi="Arial" w:cs="Arial" w:hint="eastAsia"/>
          <w:sz w:val="22"/>
        </w:rPr>
        <w:t>。</w:t>
      </w:r>
      <w:bookmarkEnd w:id="27"/>
    </w:p>
    <w:p w14:paraId="4156F561">
      <w:pPr>
        <w:pStyle w:val="ListParagraph"/>
        <w:numPr>
          <w:ilvl w:val="0"/>
          <w:numId w:val="2"/>
        </w:numPr>
        <w:spacing w:before="320" w:after="120" w:line="288" w:lineRule="auto"/>
        <w:ind w:firstLineChars="0"/>
        <w:jc w:val="left"/>
        <w:outlineLvl w:val="1"/>
      </w:pPr>
      <w:bookmarkStart w:id="47" w:name="heading_9"/>
      <w:r>
        <w:rPr>
          <w:rFonts w:ascii="Arial" w:eastAsia="等线" w:hAnsi="Arial" w:cs="Arial"/>
          <w:b/>
          <w:sz w:val="32"/>
        </w:rPr>
        <w:t>违约责任</w:t>
      </w:r>
      <w:bookmarkEnd w:id="47"/>
    </w:p>
    <w:p w14:paraId="4EC5517B">
      <w:pPr>
        <w:spacing w:before="120" w:after="120" w:line="288" w:lineRule="auto"/>
        <w:jc w:val="left"/>
      </w:pPr>
      <w:r>
        <w:rPr>
          <w:rFonts w:ascii="Arial" w:eastAsia="等线" w:hAnsi="Arial" w:cs="Arial" w:hint="eastAsia"/>
          <w:sz w:val="22"/>
        </w:rPr>
        <w:t>1、</w:t>
      </w:r>
      <w:bookmarkStart w:id="48" w:name="auto_fouce_11"/>
      <w:r>
        <w:rPr>
          <w:rFonts w:ascii="Arial" w:eastAsia="等线" w:hAnsi="Arial" w:cs="Arial"/>
          <w:sz w:val="22"/>
        </w:rPr>
        <w:t>若乙方未按照本协议约定的服务范围、时间提供服务，或服务质量不符合约定，给甲方造成损失的，乙方应承担相应的赔偿责任；</w:t>
      </w:r>
      <w:ins w:id="49" w:author="Mia" w:date="2026-01-09T13:43:22Z">
        <w:r>
          <w:rPr>
            <w:rFonts w:ascii="Arial" w:eastAsia="等线" w:hAnsi="Arial" w:cs="Arial" w:hint="eastAsia"/>
            <w:sz w:val="22"/>
            <w:lang w:eastAsia=""/>
          </w:rPr>
          <w:t>若乙方逾期完成服务，每逾期一日，应按照服务总费用的【】%向甲方支付违约金；逾期超过【】天的，甲方有权单方解除本协议，并要求乙方退还已支付的全部服务费用，同时赔偿甲方因此遭受的全部损失；</w:t>
        </w:r>
      </w:ins>
      <w:r>
        <w:rPr>
          <w:rFonts w:ascii="Arial" w:eastAsia="等线" w:hAnsi="Arial" w:cs="Arial"/>
          <w:sz w:val="22"/>
        </w:rPr>
        <w:t>情节严重的，甲方有权解除本协议，并要求乙方退还已支付的服务费用（如有）；</w:t>
      </w:r>
      <w:bookmarkEnd w:id="28"/>
      <w:bookmarkEnd w:id="48"/>
    </w:p>
    <w:p w14:paraId="02D3C530">
      <w:pPr>
        <w:spacing w:before="120" w:after="120" w:line="288" w:lineRule="auto"/>
        <w:jc w:val="left"/>
        <w:rPr>
          <w:ins w:id="50" w:author="Mia" w:date="2026-01-09T13:43:25Z"/>
          <w:rFonts w:ascii="Arial" w:eastAsia="等线" w:hAnsi="Arial" w:cs="Arial" w:hint="eastAsia"/>
          <w:sz w:val="22"/>
          <w:lang w:eastAsia=""/>
        </w:rPr>
      </w:pPr>
      <w:r>
        <w:rPr>
          <w:rFonts w:ascii="Arial" w:eastAsia="等线" w:hAnsi="Arial" w:cs="Arial" w:hint="eastAsia"/>
          <w:sz w:val="22"/>
        </w:rPr>
        <w:t>2、</w:t>
      </w:r>
      <w:bookmarkStart w:id="51" w:name="auto_fouce_13"/>
      <w:r>
        <w:rPr>
          <w:rFonts w:ascii="Arial" w:eastAsia="等线" w:hAnsi="Arial" w:cs="Arial"/>
          <w:sz w:val="22"/>
        </w:rPr>
        <w:t>任何一方违反本协议约定的保密义务，泄露对方商业秘密或技术信息，给对方造成损失的，应</w:t>
      </w:r>
      <w:del w:id="52" w:author="Mia" w:date="2026-01-09T13:43:30Z">
        <w:r>
          <w:rPr>
            <w:rFonts w:ascii="Arial" w:eastAsia="等线" w:hAnsi="Arial" w:cs="Arial"/>
            <w:sz w:val="22"/>
          </w:rPr>
          <w:delText>承担全部</w:delText>
        </w:r>
      </w:del>
      <w:r>
        <w:rPr>
          <w:rFonts w:ascii="Arial" w:eastAsia="等线" w:hAnsi="Arial" w:cs="Arial"/>
          <w:sz w:val="22"/>
        </w:rPr>
        <w:t>赔偿</w:t>
      </w:r>
      <w:del w:id="53" w:author="Mia" w:date="2026-01-09T13:43:31Z">
        <w:r>
          <w:rPr>
            <w:rFonts w:ascii="Arial" w:eastAsia="等线" w:hAnsi="Arial" w:cs="Arial"/>
            <w:sz w:val="22"/>
          </w:rPr>
          <w:delText>责任</w:delText>
        </w:r>
      </w:del>
      <w:ins w:id="54" w:author="Mia" w:date="2026-01-09T13:43:31Z">
        <w:r>
          <w:rPr>
            <w:rFonts w:ascii="Arial" w:eastAsia="等线" w:hAnsi="Arial" w:cs="Arial" w:hint="eastAsia"/>
            <w:sz w:val="22"/>
            <w:lang w:eastAsia=""/>
          </w:rPr>
          <w:t>因此给对方造成的直接经济损失</w:t>
        </w:r>
      </w:ins>
      <w:r>
        <w:rPr>
          <w:rFonts w:ascii="Arial" w:eastAsia="等线" w:hAnsi="Arial" w:cs="Arial"/>
          <w:sz w:val="22"/>
        </w:rPr>
        <w:t>；</w:t>
      </w:r>
      <w:bookmarkEnd w:id="51"/>
      <w:r>
        <w:rPr>
          <w:rFonts w:ascii="Arial" w:eastAsia="等线" w:hAnsi="Arial" w:cs="Arial" w:hint="eastAsia"/>
          <w:sz w:val="22"/>
          <w:lang w:eastAsia=""/>
        </w:rPr>
        <w:t xml:space="preserve"> </w:t>
      </w:r>
    </w:p>
    <w:p w14:paraId="7A101FF6">
      <w:pPr>
        <w:spacing w:before="120" w:after="120" w:line="288" w:lineRule="auto"/>
        <w:jc w:val="left"/>
        <w:rPr>
          <w:rFonts w:ascii="Arial" w:eastAsia="等线" w:hAnsi="Arial" w:cs="Arial" w:hint="eastAsia"/>
          <w:sz w:val="22"/>
          <w:lang w:eastAsia=""/>
        </w:rPr>
      </w:pPr>
      <w:ins w:id="55" w:author="Mia" w:date="2026-01-09T13:43:25Z">
        <w:r>
          <w:rPr>
            <w:rFonts w:ascii="Arial" w:eastAsia="等线" w:hAnsi="Arial" w:cs="Arial" w:hint="eastAsia"/>
            <w:sz w:val="22"/>
            <w:lang w:eastAsia=""/>
          </w:rPr>
          <w:t>因不可抗力、政策重大变化或甲方提供的设备存在固有缺陷导致无法升级等非因任何一方过错原因，导致本协议部分或全部无法履行的，遭受该等情形的一方应尽快通知对方，并提供相应证明，双方可协商延期履行、部分履行或解除本协议，遭受方据此可免除相应违约责任。</w:t>
        </w:r>
      </w:ins>
    </w:p>
    <w:p w14:paraId="6F88743C">
      <w:pPr>
        <w:spacing w:before="320" w:after="120" w:line="288" w:lineRule="auto"/>
        <w:jc w:val="left"/>
        <w:outlineLvl w:val="1"/>
      </w:pPr>
      <w:bookmarkStart w:id="56" w:name="heading_10"/>
      <w:r>
        <w:rPr>
          <w:rFonts w:ascii="Arial" w:eastAsia="等线" w:hAnsi="Arial" w:cs="Arial" w:hint="eastAsia"/>
          <w:b/>
          <w:sz w:val="32"/>
        </w:rPr>
        <w:t>五</w:t>
      </w:r>
      <w:r>
        <w:rPr>
          <w:rFonts w:ascii="Arial" w:eastAsia="等线" w:hAnsi="Arial" w:cs="Arial"/>
          <w:b/>
          <w:sz w:val="32"/>
        </w:rPr>
        <w:t>、争议解决</w:t>
      </w:r>
      <w:bookmarkEnd w:id="56"/>
    </w:p>
    <w:p w14:paraId="60E00899">
      <w:pPr>
        <w:spacing w:before="120" w:after="120" w:line="288" w:lineRule="auto"/>
        <w:jc w:val="left"/>
      </w:pPr>
      <w:r>
        <w:rPr>
          <w:rFonts w:ascii="Arial" w:eastAsia="等线" w:hAnsi="Arial" w:cs="Arial"/>
          <w:sz w:val="22"/>
        </w:rPr>
        <w:t>本协议的签订、履行、解释及争议解决均适用中华人民共和国法律。</w:t>
      </w:r>
    </w:p>
    <w:p w14:paraId="1A2A9EBC">
      <w:pPr>
        <w:spacing w:before="120" w:after="120" w:line="288" w:lineRule="auto"/>
        <w:jc w:val="left"/>
        <w:rPr>
          <w:ins w:id="57" w:author="Mia" w:date="2026-01-09T13:43:34Z"/>
          <w:rFonts w:ascii="Arial" w:eastAsia="等线" w:hAnsi="Arial" w:cs="Arial" w:hint="eastAsia"/>
          <w:sz w:val="22"/>
          <w:lang w:eastAsia=""/>
        </w:rPr>
      </w:pPr>
      <w:r>
        <w:rPr>
          <w:rFonts w:ascii="Arial" w:eastAsia="等线" w:hAnsi="Arial" w:cs="Arial"/>
          <w:sz w:val="22"/>
        </w:rPr>
        <w:t>双方在履行本协议过程中发生的任何争议，应首先通过友好协商解决；协商不成的，任何一方均有权向甲方所在地人民法院提起诉讼。</w:t>
      </w:r>
      <w:bookmarkStart w:id="58" w:name="heading_11"/>
    </w:p>
    <w:p w14:paraId="1AA5EBF2">
      <w:pPr>
        <w:spacing w:before="120" w:after="120" w:line="288" w:lineRule="auto"/>
        <w:jc w:val="left"/>
        <w:rPr>
          <w:rFonts w:ascii="Arial" w:eastAsia="等线" w:hAnsi="Arial" w:cs="Arial" w:hint="eastAsia"/>
          <w:sz w:val="22"/>
          <w:lang w:eastAsia=""/>
        </w:rPr>
      </w:pPr>
      <w:ins w:id="59" w:author="Mia" w:date="2026-01-09T13:43:34Z">
        <w:r>
          <w:rPr>
            <w:rFonts w:ascii="Arial" w:eastAsia="等线" w:hAnsi="Arial" w:cs="Arial" w:hint="eastAsia"/>
            <w:sz w:val="22"/>
            <w:lang w:eastAsia=""/>
          </w:rPr>
          <w:t>本协议因任何原因被解除或终止的，乙方应在五日内退还甲方所有与履行本协议相关的技术资料、商业秘密载体，并出具已完成退还的书面证明。甲方有权委派人员在场监督上述退还过程。</w:t>
        </w:r>
      </w:ins>
    </w:p>
    <w:p w14:paraId="35AB05F1">
      <w:pPr>
        <w:spacing w:before="120" w:after="120" w:line="288" w:lineRule="auto"/>
        <w:jc w:val="left"/>
        <w:rPr>
          <w:rFonts w:ascii="Arial" w:eastAsia="等线" w:hAnsi="Arial" w:cs="Arial"/>
          <w:b/>
          <w:sz w:val="32"/>
        </w:rPr>
      </w:pPr>
      <w:r>
        <w:rPr>
          <w:rFonts w:ascii="Arial" w:eastAsia="等线" w:hAnsi="Arial" w:cs="Arial" w:hint="eastAsia"/>
          <w:b/>
          <w:sz w:val="32"/>
        </w:rPr>
        <w:t>六、</w:t>
      </w:r>
      <w:r>
        <w:rPr>
          <w:rFonts w:ascii="Arial" w:eastAsia="等线" w:hAnsi="Arial" w:cs="Arial"/>
          <w:b/>
          <w:sz w:val="32"/>
        </w:rPr>
        <w:t>其他</w:t>
      </w:r>
      <w:bookmarkEnd w:id="58"/>
    </w:p>
    <w:p w14:paraId="3F4CDA4A">
      <w:pPr>
        <w:pStyle w:val="ListParagraph"/>
        <w:numPr>
          <w:ilvl w:val="0"/>
          <w:numId w:val="3"/>
        </w:numPr>
        <w:spacing w:before="120" w:after="120" w:line="288" w:lineRule="auto"/>
        <w:ind w:firstLineChars="0"/>
        <w:jc w:val="left"/>
        <w:rPr>
          <w:rFonts w:ascii="Arial" w:eastAsia="等线" w:hAnsi="Arial" w:cs="Arial"/>
          <w:sz w:val="22"/>
        </w:rPr>
      </w:pPr>
      <w:bookmarkStart w:id="60" w:name="_GoBack"/>
      <w:bookmarkStart w:id="61" w:name="auto_fouce_15"/>
      <w:r>
        <w:rPr>
          <w:rFonts w:ascii="Arial" w:eastAsia="等线" w:hAnsi="Arial" w:cs="Arial"/>
          <w:sz w:val="22"/>
        </w:rPr>
        <w:t>本协议未尽事宜，双方可另行签订补充协议，补充协议</w:t>
      </w:r>
      <w:ins w:id="62" w:author="Mia" w:date="2026-01-09T13:43:36Z">
        <w:r>
          <w:rPr>
            <w:rFonts w:ascii="Arial" w:eastAsia="等线" w:hAnsi="Arial" w:cs="Arial" w:hint="eastAsia"/>
            <w:sz w:val="22"/>
            <w:lang w:eastAsia=""/>
          </w:rPr>
          <w:t>应采用书面形式并经双方签字或盖章后生效，方为有效。补充协议</w:t>
        </w:r>
      </w:ins>
      <w:r>
        <w:rPr>
          <w:rFonts w:ascii="Arial" w:eastAsia="等线" w:hAnsi="Arial" w:cs="Arial"/>
          <w:sz w:val="22"/>
        </w:rPr>
        <w:t>与本协议内容冲突的，以补充协议为准；</w:t>
      </w:r>
      <w:bookmarkEnd w:id="60"/>
      <w:bookmarkEnd w:id="61"/>
    </w:p>
    <w:p w14:paraId="4466D3AB">
      <w:pPr>
        <w:pStyle w:val="ListParagraph"/>
        <w:numPr>
          <w:ilvl w:val="0"/>
          <w:numId w:val="3"/>
        </w:numPr>
        <w:spacing w:before="120" w:after="120" w:line="288" w:lineRule="auto"/>
        <w:ind w:firstLineChars="0"/>
        <w:jc w:val="left"/>
      </w:pPr>
      <w:r>
        <w:rPr>
          <w:rFonts w:ascii="Arial" w:eastAsia="等线" w:hAnsi="Arial" w:cs="Arial"/>
          <w:sz w:val="22"/>
        </w:rPr>
        <w:t>本协议一式两份，甲乙双方各执一份，自双方签字盖章之日起生效，具有同等法律效力；</w:t>
      </w:r>
    </w:p>
    <w:p w14:paraId="6ADBE5E2">
      <w:pPr>
        <w:pStyle w:val="ListParagraph"/>
        <w:numPr>
          <w:ilvl w:val="0"/>
          <w:numId w:val="3"/>
        </w:numPr>
        <w:spacing w:before="120" w:after="120" w:line="288" w:lineRule="auto"/>
        <w:ind w:firstLineChars="0"/>
        <w:jc w:val="left"/>
      </w:pPr>
      <w:r>
        <w:rPr>
          <w:rFonts w:ascii="Arial" w:eastAsia="等线" w:hAnsi="Arial" w:cs="Arial"/>
          <w:sz w:val="22"/>
        </w:rPr>
        <w:t>本协议项下的任何通知、函件等，应以书面形式（包括但不限于传真、邮件、专人送达）送达对方，送达地址为双方本协议载明的地址，一方地址变更的，应提前10天书面通知对方，否则因此产生的送达不能等后果由该方自行承担。</w:t>
      </w:r>
    </w:p>
    <w:p w14:paraId="110EFA7A">
      <w:pPr>
        <w:spacing w:before="120" w:after="120" w:line="288" w:lineRule="auto"/>
        <w:jc w:val="left"/>
      </w:pPr>
      <w:r>
        <w:rPr>
          <w:rFonts w:ascii="Arial" w:eastAsia="等线" w:hAnsi="Arial" w:cs="Arial"/>
          <w:sz w:val="22"/>
        </w:rPr>
        <w:t>（以下无正文）</w:t>
      </w:r>
    </w:p>
    <w:bookmarkEnd w:id="5"/>
    <w:p w14:paraId="62BE337E">
      <w:bookmarkStart w:id="63" w:name="heading_12"/>
      <w:r>
        <w:t>甲方：</w:t>
      </w:r>
      <w:bookmarkEnd w:id="63"/>
      <w:r>
        <w:t xml:space="preserve">                       乙方：</w:t>
      </w:r>
      <w:r>
        <w:rPr>
          <w:rFonts w:hint="eastAsia"/>
        </w:rPr>
        <w:t>无锡质鼎技术咨询服务有限公司</w:t>
      </w:r>
    </w:p>
    <w:p w14:paraId="2DC8D76C"/>
    <w:p w14:paraId="06ABD90A">
      <w:r>
        <w:rPr>
          <w:rFonts w:hint="eastAsia"/>
        </w:rPr>
        <w:t xml:space="preserve">签字及盖章： </w:t>
      </w:r>
      <w:r>
        <w:t xml:space="preserve">                                                       </w:t>
      </w:r>
      <w:r>
        <w:rPr>
          <w:rFonts w:hint="eastAsia"/>
        </w:rPr>
        <w:t>签字及盖章：</w:t>
      </w:r>
    </w:p>
    <w:p w14:paraId="62784B73">
      <w:pPr>
        <w:spacing w:before="120" w:after="120" w:line="288" w:lineRule="auto"/>
        <w:jc w:val="left"/>
        <w:rPr>
          <w:rFonts w:ascii="Arial" w:eastAsia="等线" w:hAnsi="Arial" w:cs="Arial"/>
          <w:sz w:val="22"/>
        </w:rPr>
      </w:pPr>
    </w:p>
    <w:p w14:paraId="55000FC5">
      <w:pPr>
        <w:spacing w:before="120" w:after="120" w:line="288" w:lineRule="auto"/>
        <w:jc w:val="left"/>
      </w:pPr>
      <w:r>
        <w:rPr>
          <w:rFonts w:ascii="Arial" w:eastAsia="等线" w:hAnsi="Arial" w:cs="Arial"/>
          <w:sz w:val="22"/>
        </w:rPr>
        <w:t>日期：       年          月          日</w:t>
      </w:r>
      <w:r>
        <w:rPr>
          <w:rFonts w:ascii="Arial" w:eastAsia="等线" w:hAnsi="Arial" w:cs="Arial" w:hint="eastAsia"/>
          <w:sz w:val="22"/>
        </w:rPr>
        <w:t xml:space="preserve"> </w:t>
      </w:r>
      <w:r>
        <w:rPr>
          <w:rFonts w:ascii="Arial" w:eastAsia="等线" w:hAnsi="Arial" w:cs="Arial"/>
          <w:sz w:val="22"/>
        </w:rPr>
        <w:t xml:space="preserve">                        日期：         年          月        日</w:t>
      </w:r>
    </w:p>
    <w:sectPr>
      <w:pgSz w:w="11905" w:h="16840"/>
      <w:pgMar w:top="1440" w:right="1800" w:bottom="1440" w:left="1800" w:header="720" w:footer="720" w:gutter="0"/>
      <w:cols w:num="1"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1" w:author="Mia" w:date="2026-01-09T13:44:47Z">
    <w:p w14:paraId="6400AEFC">
      <w:r>
        <w:rPr>
          <w:rFonts w:ascii="SimSun" w:eastAsia="SimSun" w:hAnsi="SimSun" w:cs="SimSun"/>
          <w:color w:val="ED6C00"/>
          <w:kern w:val="0"/>
          <w:sz w:val="24"/>
          <w:szCs w:val="24"/>
        </w:rPr>
        <w:t>以下修订内容由AlphaGPT人工智能生成，仅供参考，不构成正式的法律意见和建议，请您注意甄别</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6400AEF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8EB28FF"/>
    <w:multiLevelType w:val="multilevel"/>
    <w:tmpl w:val="18EB28F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2E496D24"/>
    <w:multiLevelType w:val="multilevel"/>
    <w:tmpl w:val="2E496D24"/>
    <w:lvl w:ilvl="0">
      <w:start w:val="4"/>
      <w:numFmt w:val="japaneseCounting"/>
      <w:lvlText w:val="%1、"/>
      <w:lvlJc w:val="left"/>
      <w:pPr>
        <w:ind w:left="648" w:hanging="648"/>
      </w:pPr>
      <w:rPr>
        <w:rFonts w:ascii="Arial" w:eastAsia="等线" w:hAnsi="Arial" w:cs="Arial" w:hint="default"/>
        <w:b/>
        <w:sz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5A9266A1"/>
    <w:multiLevelType w:val="multilevel"/>
    <w:tmpl w:val="5A9266A1"/>
    <w:lvl w:ilvl="0">
      <w:start w:val="2"/>
      <w:numFmt w:val="japaneseCounting"/>
      <w:lvlText w:val="%1、"/>
      <w:lvlJc w:val="left"/>
      <w:pPr>
        <w:ind w:left="648" w:hanging="648"/>
      </w:pPr>
      <w:rPr>
        <w:rFonts w:ascii="Arial" w:eastAsia="等线" w:hAnsi="Arial" w:cs="Arial" w:hint="default"/>
        <w:b/>
        <w:sz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Mia">
    <w15:presenceInfo w15:providerId="None" w15:userId="AK20241223LCPXTD:ff0d5b82cb694259afc8c3e2d11f7f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efaultTabStop w:val="420"/>
  <w:characterSpacingControl w:val="doNotCompress"/>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0"/>
  </w:compat>
  <w:rsids>
    <w:rsidRoot w:val="003A4E88"/>
    <w:rsid w:val="BAFB55EC"/>
    <w:rsid w:val="EAFFD969"/>
    <w:rsid w:val="EEFD66B3"/>
    <w:rsid w:val="F7EF3953"/>
    <w:rsid w:val="FEBB3283"/>
    <w:rsid w:val="FFFFA677"/>
    <w:rsid w:val="0015183B"/>
    <w:rsid w:val="0017492B"/>
    <w:rsid w:val="00217247"/>
    <w:rsid w:val="00227DF0"/>
    <w:rsid w:val="002D4C7A"/>
    <w:rsid w:val="003A4E88"/>
    <w:rsid w:val="003C0206"/>
    <w:rsid w:val="003F60A9"/>
    <w:rsid w:val="00432CC9"/>
    <w:rsid w:val="0051794A"/>
    <w:rsid w:val="005B5171"/>
    <w:rsid w:val="00644192"/>
    <w:rsid w:val="00692818"/>
    <w:rsid w:val="006A5135"/>
    <w:rsid w:val="00754405"/>
    <w:rsid w:val="007B0605"/>
    <w:rsid w:val="007C271F"/>
    <w:rsid w:val="00885E76"/>
    <w:rsid w:val="0093169A"/>
    <w:rsid w:val="009C64CC"/>
    <w:rsid w:val="00A971A0"/>
    <w:rsid w:val="00B258C7"/>
    <w:rsid w:val="00B6192D"/>
    <w:rsid w:val="00B66D90"/>
    <w:rsid w:val="00B85E40"/>
    <w:rsid w:val="00CC4F27"/>
    <w:rsid w:val="00DD0545"/>
    <w:rsid w:val="00E30A9E"/>
    <w:rsid w:val="00EB3632"/>
    <w:rsid w:val="00F04E02"/>
    <w:rsid w:val="00FD0646"/>
    <w:rsid w:val="1D7B8076"/>
    <w:rsid w:val="67F9549D"/>
    <w:rsid w:val="75855C82"/>
    <w:rsid w:val="7BA5EDE9"/>
    <w:rsid w:val="7E7D16C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ListParagraph">
    <w:name w:val="List Paragraph"/>
    <w:basedOn w:val="Normal"/>
    <w:uiPriority w:val="34"/>
    <w:qFormat/>
    <w:pPr>
      <w:ind w:firstLine="420" w:firstLineChars="200"/>
    </w:p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character" w:styleId="CommentReference">
    <w:name w:val="annotation reference"/>
    <w:basedOn w:val="DefaultParagraphFont"/>
    <w:rsid w:val="00805BC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microsoft.com/office/2011/relationships/commentsExtended" Target="commentsExtended.xml" /><Relationship Id="rId5" Type="http://schemas.openxmlformats.org/officeDocument/2006/relationships/comments" Target="comments.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9" Type="http://schemas.microsoft.com/office/2011/relationships/people" Target="peop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92</TotalTime>
  <Pages>3</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曾梅梅</cp:lastModifiedBy>
  <cp:revision>0</cp:revision>
  <dcterms:created xsi:type="dcterms:W3CDTF">2026-01-05T21:03:00Z</dcterms:created>
  <dcterms:modified xsi:type="dcterms:W3CDTF">2026-01-09T13:43:37Z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2C64479DF8C2A5C68995606939F9C9C9_43</vt:lpwstr>
  </property>
  <property fmtid="{D5CDD505-2E9C-101B-9397-08002B2CF9AE}" pid="3" name="KSOProductBuildVer">
    <vt:lpwstr>2052-12.9.0.23663</vt:lpwstr>
  </property>
</Properties>
</file>