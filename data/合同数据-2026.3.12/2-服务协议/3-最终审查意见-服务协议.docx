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9CED5" w14:textId="3AA939D0" w:rsidR="003A4E88" w:rsidRDefault="00DD0545" w:rsidP="003C0206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服务协议</w:t>
      </w:r>
    </w:p>
    <w:p w14:paraId="07507442" w14:textId="2F3F14CB" w:rsidR="003A4E88" w:rsidRDefault="00DD0545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甲方：</w:t>
      </w:r>
      <w:r w:rsidR="003C0206">
        <w:rPr>
          <w:rFonts w:ascii="Arial" w:eastAsia="等线" w:hAnsi="Arial" w:cs="Arial" w:hint="eastAsia"/>
          <w:sz w:val="22"/>
        </w:rPr>
        <w:t>厦门盈趣汽车电子有限公司</w:t>
      </w:r>
    </w:p>
    <w:p w14:paraId="28C146DD" w14:textId="7D27885E" w:rsidR="003C0206" w:rsidRDefault="003C020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法定代表人：</w:t>
      </w:r>
      <w:r>
        <w:rPr>
          <w:rFonts w:ascii="Arial" w:eastAsia="等线" w:hAnsi="Arial" w:cs="Arial" w:hint="eastAsia"/>
          <w:sz w:val="22"/>
        </w:rPr>
        <w:t>林松华</w:t>
      </w:r>
    </w:p>
    <w:p w14:paraId="7E77ACB2" w14:textId="158C24E6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地址：</w:t>
      </w:r>
      <w:r w:rsidR="003C0206">
        <w:rPr>
          <w:rFonts w:ascii="Arial" w:eastAsia="等线" w:hAnsi="Arial" w:cs="Arial" w:hint="eastAsia"/>
          <w:sz w:val="22"/>
        </w:rPr>
        <w:t>福建省厦门市海</w:t>
      </w:r>
      <w:proofErr w:type="gramStart"/>
      <w:r w:rsidR="003C0206">
        <w:rPr>
          <w:rFonts w:ascii="Arial" w:eastAsia="等线" w:hAnsi="Arial" w:cs="Arial" w:hint="eastAsia"/>
          <w:sz w:val="22"/>
        </w:rPr>
        <w:t>沧</w:t>
      </w:r>
      <w:proofErr w:type="gramEnd"/>
      <w:r w:rsidR="003C0206">
        <w:rPr>
          <w:rFonts w:ascii="Arial" w:eastAsia="等线" w:hAnsi="Arial" w:cs="Arial" w:hint="eastAsia"/>
          <w:sz w:val="22"/>
        </w:rPr>
        <w:t>区东孚西路</w:t>
      </w:r>
      <w:r w:rsidR="003C0206">
        <w:rPr>
          <w:rFonts w:ascii="Arial" w:eastAsia="等线" w:hAnsi="Arial" w:cs="Arial" w:hint="eastAsia"/>
          <w:sz w:val="22"/>
        </w:rPr>
        <w:t>1</w:t>
      </w:r>
      <w:r w:rsidR="003C0206">
        <w:rPr>
          <w:rFonts w:ascii="Arial" w:eastAsia="等线" w:hAnsi="Arial" w:cs="Arial"/>
          <w:sz w:val="22"/>
        </w:rPr>
        <w:t>00</w:t>
      </w:r>
      <w:r w:rsidR="003C0206">
        <w:rPr>
          <w:rFonts w:ascii="Arial" w:eastAsia="等线" w:hAnsi="Arial" w:cs="Arial" w:hint="eastAsia"/>
          <w:sz w:val="22"/>
        </w:rPr>
        <w:t>号</w:t>
      </w:r>
      <w:proofErr w:type="gramStart"/>
      <w:r w:rsidR="003C0206">
        <w:rPr>
          <w:rFonts w:ascii="Arial" w:eastAsia="等线" w:hAnsi="Arial" w:cs="Arial" w:hint="eastAsia"/>
          <w:sz w:val="22"/>
        </w:rPr>
        <w:t>盈趣科</w:t>
      </w:r>
      <w:proofErr w:type="gramEnd"/>
      <w:r w:rsidR="003C0206">
        <w:rPr>
          <w:rFonts w:ascii="Arial" w:eastAsia="等线" w:hAnsi="Arial" w:cs="Arial" w:hint="eastAsia"/>
          <w:sz w:val="22"/>
        </w:rPr>
        <w:t>技创新产业园</w:t>
      </w:r>
      <w:r w:rsidR="003C0206">
        <w:rPr>
          <w:rFonts w:ascii="Arial" w:eastAsia="等线" w:hAnsi="Arial" w:cs="Arial" w:hint="eastAsia"/>
          <w:sz w:val="22"/>
        </w:rPr>
        <w:t>1</w:t>
      </w:r>
      <w:r w:rsidR="003C0206">
        <w:rPr>
          <w:rFonts w:ascii="Arial" w:eastAsia="等线" w:hAnsi="Arial" w:cs="Arial" w:hint="eastAsia"/>
          <w:sz w:val="22"/>
        </w:rPr>
        <w:t>号楼</w:t>
      </w:r>
      <w:r w:rsidR="003C0206">
        <w:rPr>
          <w:rFonts w:ascii="Arial" w:eastAsia="等线" w:hAnsi="Arial" w:cs="Arial" w:hint="eastAsia"/>
          <w:sz w:val="22"/>
        </w:rPr>
        <w:t>5</w:t>
      </w:r>
      <w:r w:rsidR="003C0206">
        <w:rPr>
          <w:rFonts w:ascii="Arial" w:eastAsia="等线" w:hAnsi="Arial" w:cs="Arial" w:hint="eastAsia"/>
          <w:sz w:val="22"/>
        </w:rPr>
        <w:t>楼</w:t>
      </w:r>
    </w:p>
    <w:p w14:paraId="53E1178A" w14:textId="02EC6219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乙方：</w:t>
      </w:r>
      <w:bookmarkStart w:id="0" w:name="_GoBack"/>
      <w:proofErr w:type="gramStart"/>
      <w:r w:rsidR="003C0206" w:rsidRPr="003C0206">
        <w:rPr>
          <w:rFonts w:ascii="Arial" w:eastAsia="等线" w:hAnsi="Arial" w:cs="Arial" w:hint="eastAsia"/>
          <w:sz w:val="22"/>
        </w:rPr>
        <w:t>无锡质鼎技术咨询</w:t>
      </w:r>
      <w:proofErr w:type="gramEnd"/>
      <w:r w:rsidR="003C0206" w:rsidRPr="003C0206">
        <w:rPr>
          <w:rFonts w:ascii="Arial" w:eastAsia="等线" w:hAnsi="Arial" w:cs="Arial" w:hint="eastAsia"/>
          <w:sz w:val="22"/>
        </w:rPr>
        <w:t>服务有限公司</w:t>
      </w:r>
      <w:bookmarkEnd w:id="0"/>
    </w:p>
    <w:p w14:paraId="7D50E07F" w14:textId="21329D70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法定代表人</w:t>
      </w:r>
      <w:r w:rsidR="003C0206">
        <w:rPr>
          <w:rFonts w:ascii="Arial" w:eastAsia="等线" w:hAnsi="Arial" w:cs="Arial" w:hint="eastAsia"/>
          <w:sz w:val="22"/>
        </w:rPr>
        <w:t>：</w:t>
      </w:r>
      <w:r w:rsidR="003C0206" w:rsidRPr="003C0206">
        <w:rPr>
          <w:rFonts w:ascii="Arial" w:eastAsia="等线" w:hAnsi="Arial" w:cs="Arial" w:hint="eastAsia"/>
          <w:sz w:val="22"/>
        </w:rPr>
        <w:t>李才云</w:t>
      </w:r>
    </w:p>
    <w:p w14:paraId="22C16066" w14:textId="1A69CACD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地址：</w:t>
      </w:r>
      <w:r w:rsidR="007B0605">
        <w:rPr>
          <w:rFonts w:ascii="Arial" w:eastAsia="等线" w:hAnsi="Arial" w:cs="Arial" w:hint="eastAsia"/>
          <w:sz w:val="22"/>
        </w:rPr>
        <w:t>江苏省</w:t>
      </w:r>
      <w:r w:rsidR="003C0206" w:rsidRPr="003C0206">
        <w:rPr>
          <w:rFonts w:ascii="Arial" w:eastAsia="等线" w:hAnsi="Arial" w:cs="Arial" w:hint="eastAsia"/>
          <w:sz w:val="22"/>
        </w:rPr>
        <w:t>无锡市梁溪区江海东路</w:t>
      </w:r>
      <w:r w:rsidR="003C0206" w:rsidRPr="003C0206">
        <w:rPr>
          <w:rFonts w:ascii="Arial" w:eastAsia="等线" w:hAnsi="Arial" w:cs="Arial"/>
          <w:sz w:val="22"/>
        </w:rPr>
        <w:t>148</w:t>
      </w:r>
      <w:r w:rsidR="003C0206" w:rsidRPr="003C0206">
        <w:rPr>
          <w:rFonts w:ascii="Arial" w:eastAsia="等线" w:hAnsi="Arial" w:cs="Arial"/>
          <w:sz w:val="22"/>
        </w:rPr>
        <w:t>号</w:t>
      </w:r>
      <w:r w:rsidR="003C0206" w:rsidRPr="003C0206">
        <w:rPr>
          <w:rFonts w:ascii="Arial" w:eastAsia="等线" w:hAnsi="Arial" w:cs="Arial"/>
          <w:sz w:val="22"/>
        </w:rPr>
        <w:t>-176</w:t>
      </w:r>
    </w:p>
    <w:p w14:paraId="4C7BBBA4" w14:textId="710D009C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鉴于甲方</w:t>
      </w:r>
      <w:r w:rsidR="003C0206">
        <w:rPr>
          <w:rFonts w:ascii="Arial" w:eastAsia="等线" w:hAnsi="Arial" w:cs="Arial" w:hint="eastAsia"/>
          <w:sz w:val="22"/>
        </w:rPr>
        <w:t>委托</w:t>
      </w:r>
      <w:r>
        <w:rPr>
          <w:rFonts w:ascii="Arial" w:eastAsia="等线" w:hAnsi="Arial" w:cs="Arial"/>
          <w:sz w:val="22"/>
        </w:rPr>
        <w:t>乙方提供的</w:t>
      </w:r>
      <w:r w:rsidR="003C0206" w:rsidRPr="003C0206">
        <w:rPr>
          <w:rFonts w:ascii="Arial" w:eastAsia="等线" w:hAnsi="Arial" w:cs="Arial" w:hint="eastAsia"/>
          <w:sz w:val="22"/>
          <w:u w:val="single"/>
        </w:rPr>
        <w:t>播放器软件升级服务</w:t>
      </w:r>
      <w:r>
        <w:rPr>
          <w:rFonts w:ascii="Arial" w:eastAsia="等线" w:hAnsi="Arial" w:cs="Arial"/>
          <w:sz w:val="22"/>
        </w:rPr>
        <w:t>，为保障双方在服务阶段的权利与义务，根据《中华人民共和国民法典》及相关法律法规，甲乙双方本着平等自愿、公平诚信的原则，经友好协商，达成如下协议，以资共同遵守。</w:t>
      </w:r>
    </w:p>
    <w:p w14:paraId="41DA71B2" w14:textId="77777777" w:rsidR="003A4E88" w:rsidRDefault="00DD0545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一、服务范围</w:t>
      </w:r>
      <w:bookmarkEnd w:id="1"/>
    </w:p>
    <w:p w14:paraId="6BC9C401" w14:textId="56EDB718" w:rsidR="00692818" w:rsidRDefault="00692818" w:rsidP="00692818">
      <w:pPr>
        <w:spacing w:before="120" w:after="120" w:line="288" w:lineRule="auto"/>
        <w:jc w:val="left"/>
      </w:pPr>
      <w:r>
        <w:t>1</w:t>
      </w:r>
      <w:r>
        <w:rPr>
          <w:rFonts w:hint="eastAsia"/>
        </w:rPr>
        <w:t>、</w:t>
      </w:r>
      <w:r>
        <w:t>服务项目：宇通客车坦桑尼亚253台车播放器软件升级</w:t>
      </w:r>
    </w:p>
    <w:p w14:paraId="36713973" w14:textId="1F8D60A7" w:rsidR="00692818" w:rsidRDefault="00692818" w:rsidP="00692818">
      <w:pPr>
        <w:spacing w:before="120" w:after="120" w:line="288" w:lineRule="auto"/>
        <w:jc w:val="left"/>
      </w:pPr>
      <w:r>
        <w:t>2</w:t>
      </w:r>
      <w:r>
        <w:rPr>
          <w:rFonts w:hint="eastAsia"/>
        </w:rPr>
        <w:t>、</w:t>
      </w:r>
      <w:r>
        <w:t>服务产品：HPH07播放器</w:t>
      </w:r>
    </w:p>
    <w:p w14:paraId="30B5B796" w14:textId="545142FC" w:rsidR="00692818" w:rsidRDefault="00692818" w:rsidP="00692818">
      <w:pPr>
        <w:spacing w:before="120" w:after="120" w:line="288" w:lineRule="auto"/>
        <w:jc w:val="left"/>
      </w:pPr>
      <w:r>
        <w:t>3</w:t>
      </w:r>
      <w:r>
        <w:rPr>
          <w:rFonts w:hint="eastAsia"/>
        </w:rPr>
        <w:t>、</w:t>
      </w:r>
      <w:r>
        <w:t>服务地点：坦桑尼亚</w:t>
      </w:r>
    </w:p>
    <w:p w14:paraId="4650C1EB" w14:textId="0F272C77" w:rsidR="00692818" w:rsidRDefault="00692818" w:rsidP="00692818">
      <w:pPr>
        <w:spacing w:before="120" w:after="120" w:line="288" w:lineRule="auto"/>
        <w:jc w:val="left"/>
      </w:pPr>
      <w:r>
        <w:t>4</w:t>
      </w:r>
      <w:r>
        <w:rPr>
          <w:rFonts w:hint="eastAsia"/>
        </w:rPr>
        <w:t>、</w:t>
      </w:r>
      <w:r>
        <w:t>服务</w:t>
      </w:r>
      <w:r w:rsidR="00B85E40">
        <w:rPr>
          <w:rFonts w:hint="eastAsia"/>
        </w:rPr>
        <w:t>完成</w:t>
      </w:r>
      <w:r>
        <w:t>时间：至 2026年0</w:t>
      </w:r>
      <w:r w:rsidR="00B66D90">
        <w:t>3</w:t>
      </w:r>
      <w:r>
        <w:t>月31日</w:t>
      </w:r>
      <w:r w:rsidR="00B85E40">
        <w:rPr>
          <w:rFonts w:hint="eastAsia"/>
        </w:rPr>
        <w:t>前</w:t>
      </w:r>
    </w:p>
    <w:p w14:paraId="7B1CBB96" w14:textId="0A691DB0" w:rsidR="00450A7E" w:rsidRDefault="00692818" w:rsidP="00692818">
      <w:pPr>
        <w:spacing w:before="120" w:after="120" w:line="288" w:lineRule="auto"/>
        <w:jc w:val="left"/>
        <w:rPr>
          <w:ins w:id="2" w:author="曾梅梅" w:date="2026-01-09T15:17:00Z"/>
        </w:rPr>
      </w:pPr>
      <w:r>
        <w:t>5</w:t>
      </w:r>
      <w:r>
        <w:rPr>
          <w:rFonts w:hint="eastAsia"/>
        </w:rPr>
        <w:t>、</w:t>
      </w:r>
      <w:ins w:id="3" w:author="曾梅梅" w:date="2026-01-09T15:18:00Z">
        <w:r w:rsidR="00450A7E" w:rsidRPr="00450A7E">
          <w:rPr>
            <w:rFonts w:ascii="Arial" w:eastAsia="等线" w:hAnsi="Arial" w:cs="Arial" w:hint="eastAsia"/>
            <w:sz w:val="22"/>
          </w:rPr>
          <w:t>服务资质：</w:t>
        </w:r>
      </w:ins>
      <w:ins w:id="4" w:author="曾梅梅" w:date="2026-01-09T15:17:00Z">
        <w:r w:rsidR="00450A7E" w:rsidRPr="00450A7E">
          <w:rPr>
            <w:rFonts w:ascii="Arial" w:eastAsia="等线" w:hAnsi="Arial" w:cs="Arial" w:hint="eastAsia"/>
            <w:sz w:val="22"/>
          </w:rPr>
          <w:t>乙方</w:t>
        </w:r>
        <w:r w:rsidR="00450A7E" w:rsidRPr="00450A7E">
          <w:rPr>
            <w:rFonts w:ascii="Arial" w:eastAsia="等线" w:hAnsi="Arial" w:cs="Arial"/>
            <w:sz w:val="22"/>
          </w:rPr>
          <w:t>承诺具备提供</w:t>
        </w:r>
        <w:r w:rsidR="00450A7E" w:rsidRPr="00450A7E">
          <w:rPr>
            <w:rFonts w:ascii="Arial" w:eastAsia="等线" w:hAnsi="Arial" w:cs="Arial" w:hint="eastAsia"/>
            <w:sz w:val="22"/>
          </w:rPr>
          <w:t>本协议约定</w:t>
        </w:r>
        <w:r w:rsidR="00450A7E" w:rsidRPr="00450A7E">
          <w:rPr>
            <w:rFonts w:ascii="Arial" w:eastAsia="等线" w:hAnsi="Arial" w:cs="Arial"/>
            <w:sz w:val="22"/>
          </w:rPr>
          <w:t>服务的相关资质，并提供相应的资质证明文件作为合同附件。</w:t>
        </w:r>
      </w:ins>
    </w:p>
    <w:p w14:paraId="232C38B4" w14:textId="246D3908" w:rsidR="00692818" w:rsidRDefault="00450A7E" w:rsidP="00692818">
      <w:pPr>
        <w:spacing w:before="120" w:after="120" w:line="288" w:lineRule="auto"/>
        <w:jc w:val="left"/>
      </w:pPr>
      <w:ins w:id="5" w:author="曾梅梅" w:date="2026-01-09T15:17:00Z">
        <w:r>
          <w:rPr>
            <w:rFonts w:hint="eastAsia"/>
          </w:rPr>
          <w:t>6、</w:t>
        </w:r>
      </w:ins>
      <w:r w:rsidR="00692818">
        <w:t>服务内容简述：</w:t>
      </w:r>
    </w:p>
    <w:p w14:paraId="72880D2E" w14:textId="6299607F" w:rsidR="00692818" w:rsidRDefault="00450A7E" w:rsidP="00692818">
      <w:pPr>
        <w:spacing w:before="120" w:after="120" w:line="288" w:lineRule="auto"/>
        <w:jc w:val="left"/>
      </w:pPr>
      <w:ins w:id="6" w:author="曾梅梅" w:date="2026-01-09T15:16:00Z">
        <w:r>
          <w:t>6</w:t>
        </w:r>
      </w:ins>
      <w:del w:id="7" w:author="曾梅梅" w:date="2026-01-09T15:16:00Z">
        <w:r w:rsidR="00692818" w:rsidDel="00450A7E">
          <w:delText>5</w:delText>
        </w:r>
      </w:del>
      <w:r w:rsidR="00692818">
        <w:t xml:space="preserve">.1 </w:t>
      </w:r>
      <w:commentRangeStart w:id="8"/>
      <w:r w:rsidR="00692818">
        <w:t xml:space="preserve"> 服务期内，乙方安排人员在坦桑尼亚国家对甲方在宇通客车上装配的253台播放器产品进行软件升级，服务截止时间之前完成全部车辆的软件升级工作</w:t>
      </w:r>
      <w:commentRangeEnd w:id="8"/>
      <w:r w:rsidR="00F3249F">
        <w:rPr>
          <w:rStyle w:val="a8"/>
        </w:rPr>
        <w:commentReference w:id="8"/>
      </w:r>
      <w:r w:rsidR="00692818">
        <w:t>。</w:t>
      </w:r>
    </w:p>
    <w:p w14:paraId="6F444554" w14:textId="195CB8C8" w:rsidR="0095699E" w:rsidRDefault="00450A7E" w:rsidP="00692818">
      <w:pPr>
        <w:spacing w:before="120" w:after="120" w:line="288" w:lineRule="auto"/>
        <w:jc w:val="left"/>
        <w:rPr>
          <w:ins w:id="9" w:author="曾梅梅" w:date="2026-01-09T15:03:00Z"/>
        </w:rPr>
      </w:pPr>
      <w:ins w:id="10" w:author="曾梅梅" w:date="2026-01-09T15:16:00Z">
        <w:r>
          <w:t>6</w:t>
        </w:r>
      </w:ins>
      <w:ins w:id="11" w:author="曾梅梅" w:date="2026-01-09T14:34:00Z">
        <w:r w:rsidR="0095699E">
          <w:t>.2</w:t>
        </w:r>
        <w:r w:rsidR="0095699E">
          <w:rPr>
            <w:rFonts w:hint="eastAsia"/>
          </w:rPr>
          <w:t>服务</w:t>
        </w:r>
      </w:ins>
      <w:ins w:id="12" w:author="曾梅梅" w:date="2026-01-09T14:41:00Z">
        <w:r w:rsidR="00F045FD">
          <w:rPr>
            <w:rFonts w:hint="eastAsia"/>
          </w:rPr>
          <w:t>标准</w:t>
        </w:r>
      </w:ins>
      <w:ins w:id="13" w:author="曾梅梅" w:date="2026-01-09T14:34:00Z">
        <w:r w:rsidR="0095699E">
          <w:rPr>
            <w:rFonts w:hint="eastAsia"/>
          </w:rPr>
          <w:t>：</w:t>
        </w:r>
      </w:ins>
      <w:commentRangeStart w:id="14"/>
      <w:ins w:id="15" w:author="曾梅梅" w:date="2026-01-09T15:21:00Z">
        <w:r>
          <w:rPr>
            <w:rFonts w:hint="eastAsia"/>
          </w:rPr>
          <w:t>升级后的设备需通过甲方</w:t>
        </w:r>
      </w:ins>
      <w:ins w:id="16" w:author="曾梅梅" w:date="2026-01-09T15:22:00Z">
        <w:r>
          <w:rPr>
            <w:rFonts w:hint="eastAsia"/>
          </w:rPr>
          <w:t>指定的功能程序</w:t>
        </w:r>
      </w:ins>
      <w:commentRangeEnd w:id="14"/>
      <w:ins w:id="17" w:author="曾梅梅" w:date="2026-01-09T15:23:00Z">
        <w:r>
          <w:rPr>
            <w:rStyle w:val="a8"/>
          </w:rPr>
          <w:commentReference w:id="14"/>
        </w:r>
      </w:ins>
      <w:ins w:id="18" w:author="曾梅梅" w:date="2026-01-09T15:22:00Z">
        <w:r>
          <w:rPr>
            <w:rFonts w:hint="eastAsia"/>
          </w:rPr>
          <w:t>。</w:t>
        </w:r>
      </w:ins>
    </w:p>
    <w:p w14:paraId="5DA3C300" w14:textId="16180A69" w:rsidR="00450A7E" w:rsidRDefault="00450A7E" w:rsidP="00692818">
      <w:pPr>
        <w:spacing w:before="120" w:after="120" w:line="288" w:lineRule="auto"/>
        <w:jc w:val="left"/>
        <w:rPr>
          <w:rFonts w:hint="eastAsia"/>
        </w:rPr>
      </w:pPr>
      <w:ins w:id="19" w:author="曾梅梅" w:date="2026-01-09T15:16:00Z">
        <w:r>
          <w:t>6</w:t>
        </w:r>
      </w:ins>
      <w:ins w:id="20" w:author="曾梅梅" w:date="2026-01-09T15:03:00Z">
        <w:r>
          <w:t>.3</w:t>
        </w:r>
        <w:r>
          <w:rPr>
            <w:rFonts w:hint="eastAsia"/>
          </w:rPr>
          <w:t>验收：</w:t>
        </w:r>
      </w:ins>
      <w:ins w:id="21" w:author="曾梅梅" w:date="2026-01-09T15:14:00Z">
        <w:r>
          <w:rPr>
            <w:rFonts w:ascii="宋体" w:eastAsia="宋体" w:hAnsi="宋体" w:cs="宋体"/>
          </w:rPr>
          <w:t>乙方应</w:t>
        </w:r>
        <w:r>
          <w:rPr>
            <w:rFonts w:ascii="宋体" w:eastAsia="宋体" w:hAnsi="宋体" w:cs="宋体" w:hint="eastAsia"/>
          </w:rPr>
          <w:t>于服务完成后</w:t>
        </w:r>
        <w:r>
          <w:rPr>
            <w:rFonts w:ascii="宋体" w:eastAsia="宋体" w:hAnsi="宋体" w:cs="宋体"/>
          </w:rPr>
          <w:t>3个工作日内提交书面验收申请，甲方应在收到申请后10个工作日内完成验收并签署验收单。</w:t>
        </w:r>
      </w:ins>
    </w:p>
    <w:p w14:paraId="091C49CC" w14:textId="6F599419" w:rsidR="003A4E88" w:rsidRDefault="00DD0545" w:rsidP="00692818">
      <w:pPr>
        <w:pStyle w:val="a3"/>
        <w:numPr>
          <w:ilvl w:val="0"/>
          <w:numId w:val="28"/>
        </w:numPr>
        <w:spacing w:before="320" w:after="120" w:line="288" w:lineRule="auto"/>
        <w:ind w:firstLineChars="0"/>
        <w:jc w:val="left"/>
        <w:outlineLvl w:val="1"/>
      </w:pPr>
      <w:bookmarkStart w:id="22" w:name="heading_5"/>
      <w:r w:rsidRPr="00692818">
        <w:rPr>
          <w:rFonts w:ascii="Arial" w:eastAsia="等线" w:hAnsi="Arial" w:cs="Arial"/>
          <w:b/>
          <w:sz w:val="32"/>
        </w:rPr>
        <w:t>双方权利与义务</w:t>
      </w:r>
      <w:bookmarkEnd w:id="22"/>
    </w:p>
    <w:p w14:paraId="669B2982" w14:textId="2CB04230" w:rsidR="003A4E88" w:rsidRPr="00692818" w:rsidRDefault="00692818" w:rsidP="00692818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 w:hint="eastAsia"/>
          <w:sz w:val="22"/>
        </w:rPr>
        <w:t>、</w:t>
      </w:r>
      <w:r w:rsidRPr="00692818">
        <w:rPr>
          <w:rFonts w:ascii="Arial" w:eastAsia="等线" w:hAnsi="Arial" w:cs="Arial" w:hint="eastAsia"/>
          <w:sz w:val="22"/>
        </w:rPr>
        <w:t>甲方</w:t>
      </w:r>
      <w:r w:rsidR="00DD0545" w:rsidRPr="00692818">
        <w:rPr>
          <w:rFonts w:ascii="Arial" w:eastAsia="等线" w:hAnsi="Arial" w:cs="Arial"/>
          <w:sz w:val="22"/>
        </w:rPr>
        <w:t>有权要求乙方按照本协议约定提供售后服务，对乙方的</w:t>
      </w:r>
      <w:commentRangeStart w:id="23"/>
      <w:r w:rsidR="00DD0545" w:rsidRPr="00692818">
        <w:rPr>
          <w:rFonts w:ascii="Arial" w:eastAsia="等线" w:hAnsi="Arial" w:cs="Arial"/>
          <w:sz w:val="22"/>
        </w:rPr>
        <w:t>服务质量</w:t>
      </w:r>
      <w:commentRangeEnd w:id="23"/>
      <w:r w:rsidR="00F3249F">
        <w:rPr>
          <w:rStyle w:val="a8"/>
        </w:rPr>
        <w:commentReference w:id="23"/>
      </w:r>
      <w:r w:rsidR="00DD0545" w:rsidRPr="00692818">
        <w:rPr>
          <w:rFonts w:ascii="Arial" w:eastAsia="等线" w:hAnsi="Arial" w:cs="Arial"/>
          <w:sz w:val="22"/>
        </w:rPr>
        <w:t>进行监督、提出意见和建议；在服务过程中，有权了解</w:t>
      </w:r>
      <w:r w:rsidRPr="00692818">
        <w:rPr>
          <w:rFonts w:ascii="Arial" w:eastAsia="等线" w:hAnsi="Arial" w:cs="Arial" w:hint="eastAsia"/>
          <w:sz w:val="22"/>
        </w:rPr>
        <w:t>升级过程</w:t>
      </w:r>
      <w:r w:rsidR="00DD0545" w:rsidRPr="00692818">
        <w:rPr>
          <w:rFonts w:ascii="Arial" w:eastAsia="等线" w:hAnsi="Arial" w:cs="Arial"/>
          <w:sz w:val="22"/>
        </w:rPr>
        <w:t>、进度等相关信息。</w:t>
      </w:r>
      <w:ins w:id="24" w:author="曾梅梅" w:date="2026-01-09T14:53:00Z">
        <w:r w:rsidR="00450A7E" w:rsidRPr="00450A7E">
          <w:rPr>
            <w:rFonts w:ascii="Arial" w:eastAsia="等线" w:hAnsi="Arial" w:cs="Arial" w:hint="eastAsia"/>
            <w:sz w:val="22"/>
          </w:rPr>
          <w:t>若乙方服务质量不符合约定，甲方有权要求乙方在</w:t>
        </w:r>
        <w:r w:rsidR="00450A7E" w:rsidRPr="00450A7E">
          <w:rPr>
            <w:rFonts w:ascii="Arial" w:eastAsia="等线" w:hAnsi="Arial" w:cs="Arial" w:hint="eastAsia"/>
            <w:sz w:val="22"/>
          </w:rPr>
          <w:t>5</w:t>
        </w:r>
        <w:r w:rsidR="00450A7E" w:rsidRPr="00450A7E">
          <w:rPr>
            <w:rFonts w:ascii="Arial" w:eastAsia="等线" w:hAnsi="Arial" w:cs="Arial" w:hint="eastAsia"/>
            <w:sz w:val="22"/>
          </w:rPr>
          <w:t>个工作日内进行整改，整改后仍未达标的，甲</w:t>
        </w:r>
        <w:r w:rsidR="00450A7E" w:rsidRPr="00450A7E">
          <w:rPr>
            <w:rFonts w:ascii="Arial" w:eastAsia="等线" w:hAnsi="Arial" w:cs="Arial" w:hint="eastAsia"/>
            <w:sz w:val="22"/>
          </w:rPr>
          <w:lastRenderedPageBreak/>
          <w:t>方有权</w:t>
        </w:r>
      </w:ins>
      <w:ins w:id="25" w:author="曾梅梅" w:date="2026-01-09T14:54:00Z">
        <w:r w:rsidR="00450A7E" w:rsidRPr="00450A7E">
          <w:rPr>
            <w:rFonts w:ascii="Arial" w:eastAsia="等线" w:hAnsi="Arial" w:cs="Arial" w:hint="eastAsia"/>
            <w:sz w:val="22"/>
          </w:rPr>
          <w:t>要求乙方承担违约责任。</w:t>
        </w:r>
      </w:ins>
      <w:r w:rsidR="00DD0545" w:rsidRPr="00692818">
        <w:rPr>
          <w:rFonts w:ascii="Arial" w:eastAsia="等线" w:hAnsi="Arial" w:cs="Arial"/>
          <w:sz w:val="22"/>
        </w:rPr>
        <w:t>对乙方在服务过程中接触到的甲方商业秘密、技术信息等承担保密义务。</w:t>
      </w:r>
    </w:p>
    <w:p w14:paraId="06D15672" w14:textId="66719AE9" w:rsidR="003A4E88" w:rsidRPr="00692818" w:rsidRDefault="00692818" w:rsidP="0069281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 w:hint="eastAsia"/>
          <w:sz w:val="22"/>
        </w:rPr>
        <w:t>、</w:t>
      </w:r>
      <w:r w:rsidRPr="00692818">
        <w:rPr>
          <w:rFonts w:ascii="Arial" w:eastAsia="等线" w:hAnsi="Arial" w:cs="Arial" w:hint="eastAsia"/>
          <w:sz w:val="22"/>
        </w:rPr>
        <w:t>乙方</w:t>
      </w:r>
      <w:r w:rsidR="00DD0545" w:rsidRPr="00692818">
        <w:rPr>
          <w:rFonts w:ascii="Arial" w:eastAsia="等线" w:hAnsi="Arial" w:cs="Arial"/>
          <w:sz w:val="22"/>
        </w:rPr>
        <w:t>在服务过程中，有权要求甲方提供必要的配合和相关资料</w:t>
      </w:r>
      <w:r w:rsidRPr="00692818">
        <w:rPr>
          <w:rFonts w:ascii="Arial" w:eastAsia="等线" w:hAnsi="Arial" w:cs="Arial" w:hint="eastAsia"/>
          <w:sz w:val="22"/>
        </w:rPr>
        <w:t>；</w:t>
      </w:r>
      <w:r w:rsidR="00DD0545" w:rsidRPr="00692818">
        <w:rPr>
          <w:rFonts w:ascii="Arial" w:eastAsia="等线" w:hAnsi="Arial" w:cs="Arial"/>
          <w:sz w:val="22"/>
        </w:rPr>
        <w:t>配备专业的技术人员，为甲方提供专业、高效、优质的服务；严格遵守服务规范和操作流程，保证服务质量；在服务过程中，不得损坏甲方的其他财产，如因乙方原因造成甲方财产损失的，应承担赔偿责任；对服务过程中接触到的甲方商业秘密、技术信息等承担保密义务，</w:t>
      </w:r>
      <w:r w:rsidR="0017492B">
        <w:rPr>
          <w:rFonts w:ascii="Arial" w:eastAsia="等线" w:hAnsi="Arial" w:cs="Arial" w:hint="eastAsia"/>
          <w:sz w:val="22"/>
        </w:rPr>
        <w:t>不</w:t>
      </w:r>
      <w:r w:rsidR="00DD0545" w:rsidRPr="00692818">
        <w:rPr>
          <w:rFonts w:ascii="Arial" w:eastAsia="等线" w:hAnsi="Arial" w:cs="Arial"/>
          <w:sz w:val="22"/>
        </w:rPr>
        <w:t>得向任何第三方泄露</w:t>
      </w:r>
      <w:r w:rsidRPr="00692818">
        <w:rPr>
          <w:rFonts w:ascii="Arial" w:eastAsia="等线" w:hAnsi="Arial" w:cs="Arial" w:hint="eastAsia"/>
          <w:sz w:val="22"/>
        </w:rPr>
        <w:t>。</w:t>
      </w:r>
      <w:r w:rsidRPr="00692818">
        <w:t xml:space="preserve"> </w:t>
      </w:r>
    </w:p>
    <w:p w14:paraId="27EE1295" w14:textId="18939C7B" w:rsidR="003A4E88" w:rsidRDefault="00692818">
      <w:pPr>
        <w:spacing w:before="320" w:after="120" w:line="288" w:lineRule="auto"/>
        <w:jc w:val="left"/>
        <w:outlineLvl w:val="1"/>
      </w:pPr>
      <w:bookmarkStart w:id="26" w:name="heading_8"/>
      <w:r>
        <w:rPr>
          <w:rFonts w:ascii="Arial" w:eastAsia="等线" w:hAnsi="Arial" w:cs="Arial" w:hint="eastAsia"/>
          <w:b/>
          <w:sz w:val="32"/>
        </w:rPr>
        <w:t>三</w:t>
      </w:r>
      <w:r>
        <w:rPr>
          <w:rFonts w:ascii="Arial" w:eastAsia="等线" w:hAnsi="Arial" w:cs="Arial"/>
          <w:b/>
          <w:sz w:val="32"/>
        </w:rPr>
        <w:t>、服务费用</w:t>
      </w:r>
      <w:bookmarkEnd w:id="26"/>
      <w:r>
        <w:rPr>
          <w:rFonts w:ascii="Arial" w:eastAsia="等线" w:hAnsi="Arial" w:cs="Arial" w:hint="eastAsia"/>
          <w:b/>
          <w:sz w:val="32"/>
        </w:rPr>
        <w:t>及付款方式</w:t>
      </w:r>
    </w:p>
    <w:p w14:paraId="64C9C0E0" w14:textId="7D291F4F" w:rsidR="00450A7E" w:rsidRDefault="00450A7E" w:rsidP="00692818">
      <w:pPr>
        <w:spacing w:before="120" w:after="120" w:line="288" w:lineRule="auto"/>
        <w:jc w:val="left"/>
        <w:rPr>
          <w:ins w:id="27" w:author="曾梅梅" w:date="2026-01-09T14:58:00Z"/>
          <w:rFonts w:ascii="Arial" w:eastAsia="等线" w:hAnsi="Arial" w:cs="Arial"/>
          <w:sz w:val="22"/>
        </w:rPr>
      </w:pPr>
      <w:ins w:id="28" w:author="曾梅梅" w:date="2026-01-09T14:57:00Z">
        <w:r>
          <w:rPr>
            <w:rFonts w:ascii="Arial" w:eastAsia="等线" w:hAnsi="Arial" w:cs="Arial" w:hint="eastAsia"/>
            <w:sz w:val="22"/>
          </w:rPr>
          <w:t>1</w:t>
        </w:r>
        <w:r>
          <w:rPr>
            <w:rFonts w:ascii="Arial" w:eastAsia="等线" w:hAnsi="Arial" w:cs="Arial" w:hint="eastAsia"/>
            <w:sz w:val="22"/>
          </w:rPr>
          <w:t>、</w:t>
        </w:r>
      </w:ins>
      <w:ins w:id="29" w:author="曾梅梅" w:date="2026-01-09T14:59:00Z">
        <w:r>
          <w:rPr>
            <w:rFonts w:ascii="Arial" w:eastAsia="等线" w:hAnsi="Arial" w:cs="Arial" w:hint="eastAsia"/>
            <w:sz w:val="22"/>
          </w:rPr>
          <w:t>服务费用：</w:t>
        </w:r>
        <w:r w:rsidRPr="00450A7E">
          <w:rPr>
            <w:rFonts w:ascii="Arial" w:eastAsia="等线" w:hAnsi="Arial" w:cs="Arial" w:hint="eastAsia"/>
            <w:sz w:val="22"/>
          </w:rPr>
          <w:t>本合同</w:t>
        </w:r>
        <w:r>
          <w:rPr>
            <w:rFonts w:ascii="Arial" w:eastAsia="等线" w:hAnsi="Arial" w:cs="Arial" w:hint="eastAsia"/>
            <w:sz w:val="22"/>
          </w:rPr>
          <w:t>服务</w:t>
        </w:r>
        <w:r w:rsidRPr="00450A7E">
          <w:rPr>
            <w:rFonts w:ascii="Arial" w:eastAsia="等线" w:hAnsi="Arial" w:cs="Arial" w:hint="eastAsia"/>
            <w:sz w:val="22"/>
          </w:rPr>
          <w:t>费用为人民币</w:t>
        </w:r>
        <w:r>
          <w:rPr>
            <w:rFonts w:ascii="Arial" w:eastAsia="等线" w:hAnsi="Arial" w:cs="Arial" w:hint="eastAsia"/>
            <w:sz w:val="22"/>
          </w:rPr>
          <w:t>【</w:t>
        </w:r>
        <w:r>
          <w:rPr>
            <w:rFonts w:ascii="Arial" w:eastAsia="等线" w:hAnsi="Arial" w:cs="Arial" w:hint="eastAsia"/>
            <w:sz w:val="22"/>
          </w:rPr>
          <w:t xml:space="preserve"> </w:t>
        </w:r>
        <w:r>
          <w:rPr>
            <w:rFonts w:ascii="Arial" w:eastAsia="等线" w:hAnsi="Arial" w:cs="Arial" w:hint="eastAsia"/>
            <w:sz w:val="22"/>
          </w:rPr>
          <w:t>】</w:t>
        </w:r>
        <w:r w:rsidRPr="00450A7E">
          <w:rPr>
            <w:rFonts w:ascii="Arial" w:eastAsia="等线" w:hAnsi="Arial" w:cs="Arial"/>
            <w:sz w:val="22"/>
          </w:rPr>
          <w:t>元</w:t>
        </w:r>
        <w:r w:rsidRPr="00450A7E">
          <w:rPr>
            <w:rFonts w:ascii="Arial" w:eastAsia="等线" w:hAnsi="Arial" w:cs="Arial" w:hint="eastAsia"/>
            <w:sz w:val="22"/>
          </w:rPr>
          <w:t>整（</w:t>
        </w:r>
      </w:ins>
      <w:ins w:id="30" w:author="曾梅梅" w:date="2026-01-09T15:00:00Z">
        <w:r>
          <w:rPr>
            <w:rFonts w:ascii="Arial" w:eastAsia="等线" w:hAnsi="Arial" w:cs="Arial" w:hint="eastAsia"/>
            <w:sz w:val="22"/>
          </w:rPr>
          <w:t>大写</w:t>
        </w:r>
      </w:ins>
      <w:ins w:id="31" w:author="曾梅梅" w:date="2026-01-09T14:59:00Z">
        <w:r w:rsidRPr="00450A7E">
          <w:rPr>
            <w:rFonts w:ascii="Arial" w:eastAsia="等线" w:hAnsi="Arial" w:cs="Arial"/>
            <w:sz w:val="22"/>
          </w:rPr>
          <w:t>：人民币</w:t>
        </w:r>
        <w:r w:rsidRPr="00450A7E">
          <w:rPr>
            <w:rFonts w:ascii="Arial" w:eastAsia="等线" w:hAnsi="Arial" w:cs="Arial" w:hint="eastAsia"/>
            <w:sz w:val="22"/>
          </w:rPr>
          <w:t xml:space="preserve">  </w:t>
        </w:r>
      </w:ins>
      <w:ins w:id="32" w:author="曾梅梅" w:date="2026-01-09T15:00:00Z">
        <w:r>
          <w:rPr>
            <w:rFonts w:ascii="Arial" w:eastAsia="等线" w:hAnsi="Arial" w:cs="Arial" w:hint="eastAsia"/>
            <w:sz w:val="22"/>
          </w:rPr>
          <w:t>【</w:t>
        </w:r>
        <w:r>
          <w:rPr>
            <w:rFonts w:ascii="Arial" w:eastAsia="等线" w:hAnsi="Arial" w:cs="Arial" w:hint="eastAsia"/>
            <w:sz w:val="22"/>
          </w:rPr>
          <w:t xml:space="preserve"> </w:t>
        </w:r>
        <w:r>
          <w:rPr>
            <w:rFonts w:ascii="Arial" w:eastAsia="等线" w:hAnsi="Arial" w:cs="Arial" w:hint="eastAsia"/>
            <w:sz w:val="22"/>
          </w:rPr>
          <w:t>】</w:t>
        </w:r>
      </w:ins>
      <w:ins w:id="33" w:author="曾梅梅" w:date="2026-01-09T14:59:00Z">
        <w:r w:rsidRPr="00450A7E">
          <w:rPr>
            <w:rFonts w:ascii="Arial" w:eastAsia="等线" w:hAnsi="Arial" w:cs="Arial" w:hint="eastAsia"/>
            <w:sz w:val="22"/>
          </w:rPr>
          <w:t xml:space="preserve"> </w:t>
        </w:r>
        <w:r w:rsidRPr="00450A7E">
          <w:rPr>
            <w:rFonts w:ascii="Arial" w:eastAsia="等线" w:hAnsi="Arial" w:cs="Arial" w:hint="eastAsia"/>
            <w:sz w:val="22"/>
          </w:rPr>
          <w:t>元</w:t>
        </w:r>
        <w:r w:rsidRPr="00450A7E">
          <w:rPr>
            <w:rFonts w:ascii="Arial" w:eastAsia="等线" w:hAnsi="Arial" w:cs="Arial"/>
            <w:sz w:val="22"/>
          </w:rPr>
          <w:t>整</w:t>
        </w:r>
        <w:r w:rsidRPr="00450A7E">
          <w:rPr>
            <w:rFonts w:ascii="Arial" w:eastAsia="等线" w:hAnsi="Arial" w:cs="Arial" w:hint="eastAsia"/>
            <w:sz w:val="22"/>
          </w:rPr>
          <w:t>，含</w:t>
        </w:r>
      </w:ins>
      <w:ins w:id="34" w:author="曾梅梅" w:date="2026-01-09T15:00:00Z">
        <w:r>
          <w:rPr>
            <w:rFonts w:ascii="Arial" w:eastAsia="等线" w:hAnsi="Arial" w:cs="Arial" w:hint="eastAsia"/>
            <w:sz w:val="22"/>
          </w:rPr>
          <w:t>【</w:t>
        </w:r>
        <w:r>
          <w:rPr>
            <w:rFonts w:ascii="Arial" w:eastAsia="等线" w:hAnsi="Arial" w:cs="Arial" w:hint="eastAsia"/>
            <w:sz w:val="22"/>
          </w:rPr>
          <w:t xml:space="preserve"> </w:t>
        </w:r>
        <w:r>
          <w:rPr>
            <w:rFonts w:ascii="Arial" w:eastAsia="等线" w:hAnsi="Arial" w:cs="Arial" w:hint="eastAsia"/>
            <w:sz w:val="22"/>
          </w:rPr>
          <w:t>】</w:t>
        </w:r>
      </w:ins>
      <w:ins w:id="35" w:author="曾梅梅" w:date="2026-01-09T14:59:00Z">
        <w:r w:rsidRPr="00450A7E">
          <w:rPr>
            <w:rFonts w:ascii="Arial" w:eastAsia="等线" w:hAnsi="Arial" w:cs="Arial" w:hint="eastAsia"/>
            <w:sz w:val="22"/>
          </w:rPr>
          <w:t>%</w:t>
        </w:r>
        <w:r w:rsidRPr="00450A7E">
          <w:rPr>
            <w:rFonts w:ascii="Arial" w:eastAsia="等线" w:hAnsi="Arial" w:cs="Arial" w:hint="eastAsia"/>
            <w:sz w:val="22"/>
          </w:rPr>
          <w:t>税</w:t>
        </w:r>
        <w:r w:rsidRPr="00450A7E">
          <w:rPr>
            <w:rFonts w:ascii="Arial" w:eastAsia="等线" w:hAnsi="Arial" w:cs="Arial"/>
            <w:sz w:val="22"/>
          </w:rPr>
          <w:t>）</w:t>
        </w:r>
      </w:ins>
      <w:ins w:id="36" w:author="曾梅梅" w:date="2026-01-09T15:00:00Z">
        <w:r>
          <w:rPr>
            <w:rFonts w:ascii="Arial" w:eastAsia="等线" w:hAnsi="Arial" w:cs="Arial" w:hint="eastAsia"/>
            <w:sz w:val="22"/>
          </w:rPr>
          <w:t>。</w:t>
        </w:r>
      </w:ins>
      <w:ins w:id="37" w:author="曾梅梅" w:date="2026-01-09T15:13:00Z">
        <w:r w:rsidRPr="00450A7E">
          <w:rPr>
            <w:rFonts w:ascii="Arial" w:eastAsia="等线" w:hAnsi="Arial" w:cs="Arial"/>
            <w:sz w:val="22"/>
          </w:rPr>
          <w:t>本协议约定的服务费用已包含乙方人员工资、技术服务费等，甲方无需另行支付其他费用</w:t>
        </w:r>
        <w:r w:rsidRPr="00450A7E">
          <w:rPr>
            <w:rFonts w:ascii="Arial" w:eastAsia="等线" w:hAnsi="Arial" w:cs="Arial" w:hint="eastAsia"/>
            <w:sz w:val="22"/>
          </w:rPr>
          <w:t>。</w:t>
        </w:r>
      </w:ins>
    </w:p>
    <w:p w14:paraId="734B9653" w14:textId="13C8ACFB" w:rsidR="003A4E88" w:rsidRDefault="00450A7E" w:rsidP="00692818">
      <w:pPr>
        <w:spacing w:before="120" w:after="120" w:line="288" w:lineRule="auto"/>
        <w:jc w:val="left"/>
      </w:pPr>
      <w:ins w:id="38" w:author="曾梅梅" w:date="2026-01-09T14:58:00Z">
        <w:r>
          <w:rPr>
            <w:rFonts w:ascii="Arial" w:eastAsia="等线" w:hAnsi="Arial" w:cs="Arial"/>
            <w:sz w:val="22"/>
          </w:rPr>
          <w:t>2</w:t>
        </w:r>
        <w:r>
          <w:rPr>
            <w:rFonts w:ascii="Arial" w:eastAsia="等线" w:hAnsi="Arial" w:cs="Arial" w:hint="eastAsia"/>
            <w:sz w:val="22"/>
          </w:rPr>
          <w:t>、</w:t>
        </w:r>
      </w:ins>
      <w:ins w:id="39" w:author="曾梅梅" w:date="2026-01-09T14:59:00Z">
        <w:r>
          <w:rPr>
            <w:rFonts w:ascii="Arial" w:eastAsia="等线" w:hAnsi="Arial" w:cs="Arial" w:hint="eastAsia"/>
            <w:sz w:val="22"/>
          </w:rPr>
          <w:t>付款方式</w:t>
        </w:r>
      </w:ins>
      <w:ins w:id="40" w:author="曾梅梅" w:date="2026-01-09T14:58:00Z">
        <w:r>
          <w:rPr>
            <w:rFonts w:ascii="Arial" w:eastAsia="等线" w:hAnsi="Arial" w:cs="Arial" w:hint="eastAsia"/>
            <w:sz w:val="22"/>
          </w:rPr>
          <w:t>：</w:t>
        </w:r>
      </w:ins>
      <w:del w:id="41" w:author="曾梅梅" w:date="2026-01-09T15:00:00Z">
        <w:r w:rsidR="00DD0545" w:rsidDel="00450A7E">
          <w:rPr>
            <w:rFonts w:ascii="Arial" w:eastAsia="等线" w:hAnsi="Arial" w:cs="Arial"/>
            <w:sz w:val="22"/>
          </w:rPr>
          <w:delText>本协议约定的服务</w:delText>
        </w:r>
        <w:r w:rsidR="00692818" w:rsidDel="00450A7E">
          <w:rPr>
            <w:rFonts w:ascii="Arial" w:eastAsia="等线" w:hAnsi="Arial" w:cs="Arial" w:hint="eastAsia"/>
            <w:sz w:val="22"/>
          </w:rPr>
          <w:delText>范围</w:delText>
        </w:r>
        <w:r w:rsidR="00DD0545" w:rsidDel="00450A7E">
          <w:rPr>
            <w:rFonts w:ascii="Arial" w:eastAsia="等线" w:hAnsi="Arial" w:cs="Arial"/>
            <w:sz w:val="22"/>
          </w:rPr>
          <w:delText>，</w:delText>
        </w:r>
      </w:del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/>
          <w:sz w:val="22"/>
        </w:rPr>
        <w:t>026</w:t>
      </w:r>
      <w:r w:rsidR="00B66D90">
        <w:rPr>
          <w:rFonts w:ascii="Arial" w:eastAsia="等线" w:hAnsi="Arial" w:cs="Arial" w:hint="eastAsia"/>
          <w:sz w:val="22"/>
        </w:rPr>
        <w:t>年</w:t>
      </w:r>
      <w:r w:rsidR="00B66D90">
        <w:rPr>
          <w:rFonts w:ascii="Arial" w:eastAsia="等线" w:hAnsi="Arial" w:cs="Arial" w:hint="eastAsia"/>
          <w:sz w:val="22"/>
        </w:rPr>
        <w:t>1</w:t>
      </w:r>
      <w:r w:rsidR="00B66D90">
        <w:rPr>
          <w:rFonts w:ascii="Arial" w:eastAsia="等线" w:hAnsi="Arial" w:cs="Arial" w:hint="eastAsia"/>
          <w:sz w:val="22"/>
        </w:rPr>
        <w:t>月</w:t>
      </w:r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/>
          <w:sz w:val="22"/>
        </w:rPr>
        <w:t>0</w:t>
      </w:r>
      <w:r w:rsidR="00B66D90">
        <w:rPr>
          <w:rFonts w:ascii="Arial" w:eastAsia="等线" w:hAnsi="Arial" w:cs="Arial" w:hint="eastAsia"/>
          <w:sz w:val="22"/>
        </w:rPr>
        <w:t>日前</w:t>
      </w:r>
      <w:r w:rsidR="0017492B">
        <w:rPr>
          <w:rFonts w:ascii="Arial" w:eastAsia="等线" w:hAnsi="Arial" w:cs="Arial" w:hint="eastAsia"/>
          <w:sz w:val="22"/>
        </w:rPr>
        <w:t>，</w:t>
      </w:r>
      <w:r w:rsidR="00692818">
        <w:rPr>
          <w:rFonts w:ascii="Arial" w:eastAsia="等线" w:hAnsi="Arial" w:cs="Arial" w:hint="eastAsia"/>
          <w:sz w:val="22"/>
        </w:rPr>
        <w:t>乙方</w:t>
      </w:r>
      <w:r w:rsidR="0017492B">
        <w:rPr>
          <w:rFonts w:ascii="Arial" w:eastAsia="等线" w:hAnsi="Arial" w:cs="Arial" w:hint="eastAsia"/>
          <w:sz w:val="22"/>
        </w:rPr>
        <w:t>提供</w:t>
      </w:r>
      <w:r w:rsidR="00DD0545">
        <w:rPr>
          <w:rFonts w:ascii="Arial" w:eastAsia="等线" w:hAnsi="Arial" w:cs="Arial"/>
          <w:sz w:val="22"/>
        </w:rPr>
        <w:t>______</w:t>
      </w:r>
      <w:r w:rsidR="00692818">
        <w:rPr>
          <w:rFonts w:ascii="Arial" w:eastAsia="等线" w:hAnsi="Arial" w:cs="Arial" w:hint="eastAsia"/>
          <w:sz w:val="22"/>
        </w:rPr>
        <w:t>元服务费用</w:t>
      </w:r>
      <w:r w:rsidR="0017492B">
        <w:rPr>
          <w:rFonts w:ascii="Arial" w:eastAsia="等线" w:hAnsi="Arial" w:cs="Arial" w:hint="eastAsia"/>
          <w:sz w:val="22"/>
        </w:rPr>
        <w:t>发票，甲方收到发票后</w:t>
      </w:r>
      <w:r w:rsidR="0017492B">
        <w:rPr>
          <w:rFonts w:ascii="Arial" w:eastAsia="等线" w:hAnsi="Arial" w:cs="Arial"/>
          <w:sz w:val="22"/>
        </w:rPr>
        <w:t>5</w:t>
      </w:r>
      <w:r w:rsidR="0017492B">
        <w:rPr>
          <w:rFonts w:ascii="Arial" w:eastAsia="等线" w:hAnsi="Arial" w:cs="Arial" w:hint="eastAsia"/>
          <w:sz w:val="22"/>
        </w:rPr>
        <w:t>个工作日内向乙方支付</w:t>
      </w:r>
      <w:r>
        <w:rPr>
          <w:rFonts w:ascii="Arial" w:eastAsia="等线" w:hAnsi="Arial" w:cs="Arial"/>
          <w:sz w:val="22"/>
        </w:rPr>
        <w:t>______</w:t>
      </w:r>
      <w:r w:rsidR="0017492B" w:rsidRPr="007C271F">
        <w:rPr>
          <w:rFonts w:ascii="Arial" w:eastAsia="等线" w:hAnsi="Arial" w:cs="Arial" w:hint="eastAsia"/>
          <w:sz w:val="22"/>
        </w:rPr>
        <w:t>元</w:t>
      </w:r>
      <w:r w:rsidR="00DD0545" w:rsidRPr="007C271F">
        <w:rPr>
          <w:rFonts w:ascii="Arial" w:eastAsia="等线" w:hAnsi="Arial" w:cs="Arial"/>
          <w:sz w:val="22"/>
        </w:rPr>
        <w:t>；</w:t>
      </w:r>
      <w:ins w:id="42" w:author="曾梅梅" w:date="2026-01-09T15:09:00Z">
        <w:r>
          <w:rPr>
            <w:rFonts w:ascii="Arial" w:eastAsia="等线" w:hAnsi="Arial" w:cs="Arial" w:hint="eastAsia"/>
            <w:sz w:val="22"/>
          </w:rPr>
          <w:t xml:space="preserve"> </w:t>
        </w:r>
      </w:ins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/>
          <w:sz w:val="22"/>
        </w:rPr>
        <w:t>026</w:t>
      </w:r>
      <w:r w:rsidR="00B66D90">
        <w:rPr>
          <w:rFonts w:ascii="Arial" w:eastAsia="等线" w:hAnsi="Arial" w:cs="Arial" w:hint="eastAsia"/>
          <w:sz w:val="22"/>
        </w:rPr>
        <w:t>年</w:t>
      </w:r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 w:hint="eastAsia"/>
          <w:sz w:val="22"/>
        </w:rPr>
        <w:t>月</w:t>
      </w:r>
      <w:r w:rsidR="00B66D90">
        <w:rPr>
          <w:rFonts w:ascii="Arial" w:eastAsia="等线" w:hAnsi="Arial" w:cs="Arial" w:hint="eastAsia"/>
          <w:sz w:val="22"/>
        </w:rPr>
        <w:t>5</w:t>
      </w:r>
      <w:r w:rsidR="00B66D90">
        <w:rPr>
          <w:rFonts w:ascii="Arial" w:eastAsia="等线" w:hAnsi="Arial" w:cs="Arial" w:hint="eastAsia"/>
          <w:sz w:val="22"/>
        </w:rPr>
        <w:t>日前</w:t>
      </w:r>
      <w:r w:rsidR="0017492B">
        <w:rPr>
          <w:rFonts w:ascii="Arial" w:eastAsia="等线" w:hAnsi="Arial" w:cs="Arial" w:hint="eastAsia"/>
          <w:sz w:val="22"/>
        </w:rPr>
        <w:t>，乙方提供</w:t>
      </w:r>
      <w:r w:rsidR="0017492B">
        <w:rPr>
          <w:rFonts w:ascii="Arial" w:eastAsia="等线" w:hAnsi="Arial" w:cs="Arial"/>
          <w:sz w:val="22"/>
        </w:rPr>
        <w:t>______</w:t>
      </w:r>
      <w:r w:rsidR="0017492B">
        <w:rPr>
          <w:rFonts w:ascii="Arial" w:eastAsia="等线" w:hAnsi="Arial" w:cs="Arial" w:hint="eastAsia"/>
          <w:sz w:val="22"/>
        </w:rPr>
        <w:t>元服务费用发票，甲方收到发票后</w:t>
      </w:r>
      <w:r w:rsidR="0017492B">
        <w:rPr>
          <w:rFonts w:ascii="Arial" w:eastAsia="等线" w:hAnsi="Arial" w:cs="Arial"/>
          <w:sz w:val="22"/>
        </w:rPr>
        <w:t>5</w:t>
      </w:r>
      <w:r w:rsidR="0017492B">
        <w:rPr>
          <w:rFonts w:ascii="Arial" w:eastAsia="等线" w:hAnsi="Arial" w:cs="Arial" w:hint="eastAsia"/>
          <w:sz w:val="22"/>
        </w:rPr>
        <w:t>个工作日内向乙方支付</w:t>
      </w:r>
      <w:r w:rsidR="0017492B">
        <w:rPr>
          <w:rFonts w:ascii="Arial" w:eastAsia="等线" w:hAnsi="Arial" w:cs="Arial" w:hint="eastAsia"/>
          <w:sz w:val="22"/>
          <w:u w:val="single"/>
        </w:rPr>
        <w:t xml:space="preserve"> </w:t>
      </w:r>
      <w:r w:rsidR="0017492B">
        <w:rPr>
          <w:rFonts w:ascii="Arial" w:eastAsia="等线" w:hAnsi="Arial" w:cs="Arial"/>
          <w:sz w:val="22"/>
          <w:u w:val="single"/>
        </w:rPr>
        <w:t xml:space="preserve">              </w:t>
      </w:r>
      <w:r w:rsidR="0017492B" w:rsidRPr="007C271F">
        <w:rPr>
          <w:rFonts w:ascii="Arial" w:eastAsia="等线" w:hAnsi="Arial" w:cs="Arial" w:hint="eastAsia"/>
          <w:sz w:val="22"/>
        </w:rPr>
        <w:t>元。</w:t>
      </w:r>
    </w:p>
    <w:p w14:paraId="4156F561" w14:textId="46D6821B" w:rsidR="003A4E88" w:rsidRDefault="00DD0545" w:rsidP="00692818">
      <w:pPr>
        <w:pStyle w:val="a3"/>
        <w:numPr>
          <w:ilvl w:val="0"/>
          <w:numId w:val="27"/>
        </w:numPr>
        <w:spacing w:before="320" w:after="120" w:line="288" w:lineRule="auto"/>
        <w:ind w:firstLineChars="0"/>
        <w:jc w:val="left"/>
        <w:outlineLvl w:val="1"/>
      </w:pPr>
      <w:bookmarkStart w:id="43" w:name="heading_9"/>
      <w:r w:rsidRPr="00692818">
        <w:rPr>
          <w:rFonts w:ascii="Arial" w:eastAsia="等线" w:hAnsi="Arial" w:cs="Arial"/>
          <w:b/>
          <w:sz w:val="32"/>
        </w:rPr>
        <w:t>违约责任</w:t>
      </w:r>
      <w:bookmarkEnd w:id="43"/>
    </w:p>
    <w:p w14:paraId="4EC5517B" w14:textId="44205AC5" w:rsidR="003A4E88" w:rsidRDefault="00692818" w:rsidP="00692818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 w:hint="eastAsia"/>
          <w:sz w:val="22"/>
        </w:rPr>
        <w:t>、</w:t>
      </w:r>
      <w:r w:rsidR="00DD0545">
        <w:rPr>
          <w:rFonts w:ascii="Arial" w:eastAsia="等线" w:hAnsi="Arial" w:cs="Arial"/>
          <w:sz w:val="22"/>
        </w:rPr>
        <w:t>若乙方未按照本协议约定的服务范围、时间提供服务，或</w:t>
      </w:r>
      <w:commentRangeStart w:id="44"/>
      <w:r w:rsidR="00DD0545">
        <w:rPr>
          <w:rFonts w:ascii="Arial" w:eastAsia="等线" w:hAnsi="Arial" w:cs="Arial"/>
          <w:sz w:val="22"/>
        </w:rPr>
        <w:t>服务质量不符合约定</w:t>
      </w:r>
      <w:commentRangeEnd w:id="44"/>
      <w:r w:rsidR="00F3249F">
        <w:rPr>
          <w:rStyle w:val="a8"/>
        </w:rPr>
        <w:commentReference w:id="44"/>
      </w:r>
      <w:r w:rsidR="00DD0545">
        <w:rPr>
          <w:rFonts w:ascii="Arial" w:eastAsia="等线" w:hAnsi="Arial" w:cs="Arial"/>
          <w:sz w:val="22"/>
        </w:rPr>
        <w:t>，给甲方造成损失的，乙方应承担相应的赔偿责任；</w:t>
      </w:r>
      <w:ins w:id="45" w:author="曾梅梅" w:date="2026-01-09T15:06:00Z">
        <w:r w:rsidR="00450A7E" w:rsidRPr="00450A7E">
          <w:rPr>
            <w:rFonts w:ascii="Arial" w:eastAsia="等线" w:hAnsi="Arial" w:cs="Arial" w:hint="eastAsia"/>
            <w:sz w:val="22"/>
          </w:rPr>
          <w:t>若乙方逾期完成服务，每逾期一日，应按照服务总费用的</w:t>
        </w:r>
      </w:ins>
      <w:ins w:id="46" w:author="曾梅梅" w:date="2026-01-09T15:07:00Z">
        <w:r w:rsidR="00450A7E">
          <w:rPr>
            <w:rFonts w:ascii="Arial" w:eastAsia="等线" w:hAnsi="Arial" w:cs="Arial" w:hint="eastAsia"/>
            <w:sz w:val="22"/>
          </w:rPr>
          <w:t>千分之五</w:t>
        </w:r>
      </w:ins>
      <w:ins w:id="47" w:author="曾梅梅" w:date="2026-01-09T15:06:00Z">
        <w:r w:rsidR="00450A7E" w:rsidRPr="00450A7E">
          <w:rPr>
            <w:rFonts w:ascii="Arial" w:eastAsia="等线" w:hAnsi="Arial" w:cs="Arial" w:hint="eastAsia"/>
            <w:sz w:val="22"/>
          </w:rPr>
          <w:t>向甲方支付违约金；逾期超过</w:t>
        </w:r>
      </w:ins>
      <w:ins w:id="48" w:author="曾梅梅" w:date="2026-01-09T15:07:00Z">
        <w:r w:rsidR="00450A7E">
          <w:rPr>
            <w:rFonts w:ascii="Arial" w:eastAsia="等线" w:hAnsi="Arial" w:cs="Arial"/>
            <w:sz w:val="22"/>
          </w:rPr>
          <w:t>15</w:t>
        </w:r>
      </w:ins>
      <w:ins w:id="49" w:author="曾梅梅" w:date="2026-01-09T15:06:00Z">
        <w:r w:rsidR="00450A7E" w:rsidRPr="00450A7E">
          <w:rPr>
            <w:rFonts w:ascii="Arial" w:eastAsia="等线" w:hAnsi="Arial" w:cs="Arial" w:hint="eastAsia"/>
            <w:sz w:val="22"/>
          </w:rPr>
          <w:t>天的，甲方有权单方解除本协议，同时赔偿甲方因此遭受的全部损失；</w:t>
        </w:r>
      </w:ins>
      <w:r w:rsidR="00DD0545">
        <w:rPr>
          <w:rFonts w:ascii="Arial" w:eastAsia="等线" w:hAnsi="Arial" w:cs="Arial"/>
          <w:sz w:val="22"/>
        </w:rPr>
        <w:t>情节严重的，甲方有权解除本协议，并要求乙方退还已支付的服务费用（如有）；</w:t>
      </w:r>
    </w:p>
    <w:p w14:paraId="02D3C530" w14:textId="0DA40AB7" w:rsidR="003A4E88" w:rsidRDefault="00EB3632" w:rsidP="00EB3632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2</w:t>
      </w:r>
      <w:r>
        <w:rPr>
          <w:rFonts w:ascii="Arial" w:eastAsia="等线" w:hAnsi="Arial" w:cs="Arial" w:hint="eastAsia"/>
          <w:sz w:val="22"/>
        </w:rPr>
        <w:t>、</w:t>
      </w:r>
      <w:r w:rsidR="00DD0545">
        <w:rPr>
          <w:rFonts w:ascii="Arial" w:eastAsia="等线" w:hAnsi="Arial" w:cs="Arial"/>
          <w:sz w:val="22"/>
        </w:rPr>
        <w:t>任何一方违反本协议约定的保密义务，泄露对方商业秘密或技术信息，给对方造成损失的，应承担全部赔偿责任；</w:t>
      </w:r>
    </w:p>
    <w:p w14:paraId="6F88743C" w14:textId="715B2D67" w:rsidR="003A4E88" w:rsidRDefault="00EB3632">
      <w:pPr>
        <w:spacing w:before="320" w:after="120" w:line="288" w:lineRule="auto"/>
        <w:jc w:val="left"/>
        <w:outlineLvl w:val="1"/>
      </w:pPr>
      <w:bookmarkStart w:id="50" w:name="heading_10"/>
      <w:r>
        <w:rPr>
          <w:rFonts w:ascii="Arial" w:eastAsia="等线" w:hAnsi="Arial" w:cs="Arial" w:hint="eastAsia"/>
          <w:b/>
          <w:sz w:val="32"/>
        </w:rPr>
        <w:t>五</w:t>
      </w:r>
      <w:r w:rsidR="00DD0545">
        <w:rPr>
          <w:rFonts w:ascii="Arial" w:eastAsia="等线" w:hAnsi="Arial" w:cs="Arial"/>
          <w:b/>
          <w:sz w:val="32"/>
        </w:rPr>
        <w:t>、争议解决</w:t>
      </w:r>
      <w:bookmarkEnd w:id="50"/>
    </w:p>
    <w:p w14:paraId="60E00899" w14:textId="77777777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本协议的签订、履行、解释及争议解决均适用中华人民共和国法律。</w:t>
      </w:r>
    </w:p>
    <w:p w14:paraId="1A2A9EBC" w14:textId="77777777" w:rsidR="00B85E40" w:rsidRDefault="00DD0545" w:rsidP="00B85E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双方在履行本协议过程中发生的任何争议，应首先通过友好协商解决；协商不成的，任何一方均有权向甲方所在地人民法院提起诉讼。</w:t>
      </w:r>
      <w:bookmarkStart w:id="51" w:name="heading_11"/>
    </w:p>
    <w:p w14:paraId="35AB05F1" w14:textId="70DFF014" w:rsidR="003A4E88" w:rsidRPr="00B85E40" w:rsidRDefault="00B85E40" w:rsidP="00B85E40">
      <w:pPr>
        <w:spacing w:before="120" w:after="120" w:line="288" w:lineRule="auto"/>
        <w:jc w:val="left"/>
        <w:rPr>
          <w:rFonts w:ascii="Arial" w:eastAsia="等线" w:hAnsi="Arial" w:cs="Arial"/>
          <w:b/>
          <w:sz w:val="32"/>
        </w:rPr>
      </w:pPr>
      <w:r w:rsidRPr="00B85E40">
        <w:rPr>
          <w:rFonts w:ascii="Arial" w:eastAsia="等线" w:hAnsi="Arial" w:cs="Arial" w:hint="eastAsia"/>
          <w:b/>
          <w:sz w:val="32"/>
        </w:rPr>
        <w:t>六、</w:t>
      </w:r>
      <w:r w:rsidR="00DD0545" w:rsidRPr="00B85E40">
        <w:rPr>
          <w:rFonts w:ascii="Arial" w:eastAsia="等线" w:hAnsi="Arial" w:cs="Arial"/>
          <w:b/>
          <w:sz w:val="32"/>
        </w:rPr>
        <w:t>其他</w:t>
      </w:r>
      <w:bookmarkEnd w:id="51"/>
    </w:p>
    <w:p w14:paraId="3F4CDA4A" w14:textId="025F311D" w:rsidR="00EB3632" w:rsidRPr="00EB3632" w:rsidRDefault="00DD0545" w:rsidP="00EB3632">
      <w:pPr>
        <w:pStyle w:val="a3"/>
        <w:numPr>
          <w:ilvl w:val="0"/>
          <w:numId w:val="29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EB3632">
        <w:rPr>
          <w:rFonts w:ascii="Arial" w:eastAsia="等线" w:hAnsi="Arial" w:cs="Arial"/>
          <w:sz w:val="22"/>
        </w:rPr>
        <w:t>本协议未尽事宜，双方可另行签订补充协议，补充协议与本协议内容冲突的，以补充协议为准；</w:t>
      </w:r>
    </w:p>
    <w:p w14:paraId="4466D3AB" w14:textId="77777777" w:rsidR="00EB3632" w:rsidRPr="00EB3632" w:rsidRDefault="00DD0545" w:rsidP="00EB3632">
      <w:pPr>
        <w:pStyle w:val="a3"/>
        <w:numPr>
          <w:ilvl w:val="0"/>
          <w:numId w:val="29"/>
        </w:numPr>
        <w:spacing w:before="120" w:after="120" w:line="288" w:lineRule="auto"/>
        <w:ind w:firstLineChars="0"/>
        <w:jc w:val="left"/>
      </w:pPr>
      <w:r w:rsidRPr="00EB3632">
        <w:rPr>
          <w:rFonts w:ascii="Arial" w:eastAsia="等线" w:hAnsi="Arial" w:cs="Arial"/>
          <w:sz w:val="22"/>
        </w:rPr>
        <w:t>本协议一式两份，甲乙双方各执一份，自双方签字盖章之日起生效，具有同等法律效力；</w:t>
      </w:r>
    </w:p>
    <w:p w14:paraId="6ADBE5E2" w14:textId="73C25BA6" w:rsidR="003A4E88" w:rsidRDefault="00DD0545" w:rsidP="00EB3632">
      <w:pPr>
        <w:pStyle w:val="a3"/>
        <w:numPr>
          <w:ilvl w:val="0"/>
          <w:numId w:val="29"/>
        </w:numPr>
        <w:spacing w:before="120" w:after="120" w:line="288" w:lineRule="auto"/>
        <w:ind w:firstLineChars="0"/>
        <w:jc w:val="left"/>
      </w:pPr>
      <w:r w:rsidRPr="00EB3632">
        <w:rPr>
          <w:rFonts w:ascii="Arial" w:eastAsia="等线" w:hAnsi="Arial" w:cs="Arial"/>
          <w:sz w:val="22"/>
        </w:rPr>
        <w:lastRenderedPageBreak/>
        <w:t>本协议项下的任何通知、函件等，应以书面形式（包括但不限于传真、邮件、专人送达）送达对方，送达地址为双方本协议载明的地址，一方地址变更的，应提前</w:t>
      </w:r>
      <w:r w:rsidR="00EB3632">
        <w:rPr>
          <w:rFonts w:ascii="Arial" w:eastAsia="等线" w:hAnsi="Arial" w:cs="Arial"/>
          <w:sz w:val="22"/>
        </w:rPr>
        <w:t>10</w:t>
      </w:r>
      <w:r w:rsidRPr="00EB3632">
        <w:rPr>
          <w:rFonts w:ascii="Arial" w:eastAsia="等线" w:hAnsi="Arial" w:cs="Arial"/>
          <w:sz w:val="22"/>
        </w:rPr>
        <w:t>天书面通知对方，否则因此产生的送达不能等后果由该方自行承担。</w:t>
      </w:r>
    </w:p>
    <w:p w14:paraId="110EFA7A" w14:textId="77777777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（以下无正文）</w:t>
      </w:r>
    </w:p>
    <w:p w14:paraId="62BE337E" w14:textId="77777777" w:rsidR="00B85E40" w:rsidRDefault="00DD0545" w:rsidP="00B85E40">
      <w:bookmarkStart w:id="52" w:name="heading_12"/>
      <w:r w:rsidRPr="00B85E40">
        <w:t>甲方：</w:t>
      </w:r>
      <w:bookmarkEnd w:id="52"/>
      <w:r w:rsidR="00B85E40" w:rsidRPr="00B85E40">
        <w:rPr>
          <w:rFonts w:hint="eastAsia"/>
        </w:rPr>
        <w:t>厦门盈趣汽车电子有限公司</w:t>
      </w:r>
      <w:r w:rsidR="00B85E40">
        <w:t xml:space="preserve">                       乙方：</w:t>
      </w:r>
      <w:proofErr w:type="gramStart"/>
      <w:r w:rsidR="00B85E40" w:rsidRPr="00B85E40">
        <w:rPr>
          <w:rFonts w:hint="eastAsia"/>
        </w:rPr>
        <w:t>无锡质鼎技术咨询</w:t>
      </w:r>
      <w:proofErr w:type="gramEnd"/>
      <w:r w:rsidR="00B85E40" w:rsidRPr="00B85E40">
        <w:rPr>
          <w:rFonts w:hint="eastAsia"/>
        </w:rPr>
        <w:t>服务有限</w:t>
      </w:r>
      <w:r w:rsidR="00B85E40">
        <w:rPr>
          <w:rFonts w:hint="eastAsia"/>
        </w:rPr>
        <w:t>公司</w:t>
      </w:r>
    </w:p>
    <w:p w14:paraId="2DC8D76C" w14:textId="77777777" w:rsidR="00B85E40" w:rsidRDefault="00B85E40" w:rsidP="00B85E40"/>
    <w:p w14:paraId="06ABD90A" w14:textId="4D64EE79" w:rsidR="003A4E88" w:rsidRPr="00B85E40" w:rsidRDefault="00A971A0" w:rsidP="00B85E40">
      <w:r>
        <w:rPr>
          <w:rFonts w:hint="eastAsia"/>
        </w:rPr>
        <w:t>签字及</w:t>
      </w:r>
      <w:r w:rsidR="00B85E40">
        <w:rPr>
          <w:rFonts w:hint="eastAsia"/>
        </w:rPr>
        <w:t>盖章</w:t>
      </w:r>
      <w:r>
        <w:rPr>
          <w:rFonts w:hint="eastAsia"/>
        </w:rPr>
        <w:t>：</w:t>
      </w:r>
      <w:r w:rsidR="00B85E40">
        <w:rPr>
          <w:rFonts w:hint="eastAsia"/>
        </w:rPr>
        <w:t xml:space="preserve"> </w:t>
      </w:r>
      <w:r w:rsidR="00B85E40">
        <w:t xml:space="preserve">                                                       </w:t>
      </w:r>
      <w:r>
        <w:rPr>
          <w:rFonts w:hint="eastAsia"/>
        </w:rPr>
        <w:t>签字及</w:t>
      </w:r>
      <w:r w:rsidR="00B85E40">
        <w:rPr>
          <w:rFonts w:hint="eastAsia"/>
        </w:rPr>
        <w:t>盖章</w:t>
      </w:r>
      <w:r>
        <w:rPr>
          <w:rFonts w:hint="eastAsia"/>
        </w:rPr>
        <w:t>：</w:t>
      </w:r>
    </w:p>
    <w:p w14:paraId="62784B73" w14:textId="77777777" w:rsidR="00B85E40" w:rsidRDefault="00B85E40" w:rsidP="00B85E4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55000FC5" w14:textId="1B068088" w:rsidR="00B85E40" w:rsidRDefault="00DD0545" w:rsidP="00B85E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日期：</w:t>
      </w:r>
      <w:r w:rsidR="00B85E40">
        <w:rPr>
          <w:rFonts w:ascii="Arial" w:eastAsia="等线" w:hAnsi="Arial" w:cs="Arial"/>
          <w:sz w:val="22"/>
        </w:rPr>
        <w:t xml:space="preserve">       </w:t>
      </w:r>
      <w:r>
        <w:rPr>
          <w:rFonts w:ascii="Arial" w:eastAsia="等线" w:hAnsi="Arial" w:cs="Arial"/>
          <w:sz w:val="22"/>
        </w:rPr>
        <w:t>年</w:t>
      </w:r>
      <w:r w:rsidR="00B85E40">
        <w:rPr>
          <w:rFonts w:ascii="Arial" w:eastAsia="等线" w:hAnsi="Arial" w:cs="Arial"/>
          <w:sz w:val="22"/>
        </w:rPr>
        <w:t xml:space="preserve">          </w:t>
      </w:r>
      <w:r>
        <w:rPr>
          <w:rFonts w:ascii="Arial" w:eastAsia="等线" w:hAnsi="Arial" w:cs="Arial"/>
          <w:sz w:val="22"/>
        </w:rPr>
        <w:t>月</w:t>
      </w:r>
      <w:r w:rsidR="00B85E40">
        <w:rPr>
          <w:rFonts w:ascii="Arial" w:eastAsia="等线" w:hAnsi="Arial" w:cs="Arial"/>
          <w:sz w:val="22"/>
        </w:rPr>
        <w:t xml:space="preserve">          </w:t>
      </w:r>
      <w:r>
        <w:rPr>
          <w:rFonts w:ascii="Arial" w:eastAsia="等线" w:hAnsi="Arial" w:cs="Arial"/>
          <w:sz w:val="22"/>
        </w:rPr>
        <w:t>日</w:t>
      </w:r>
      <w:r w:rsidR="00B85E40">
        <w:rPr>
          <w:rFonts w:ascii="Arial" w:eastAsia="等线" w:hAnsi="Arial" w:cs="Arial" w:hint="eastAsia"/>
          <w:sz w:val="22"/>
        </w:rPr>
        <w:t xml:space="preserve"> </w:t>
      </w:r>
      <w:r w:rsidR="00B85E40">
        <w:rPr>
          <w:rFonts w:ascii="Arial" w:eastAsia="等线" w:hAnsi="Arial" w:cs="Arial"/>
          <w:sz w:val="22"/>
        </w:rPr>
        <w:t xml:space="preserve">                        </w:t>
      </w:r>
      <w:r w:rsidR="00B85E40">
        <w:rPr>
          <w:rFonts w:ascii="Arial" w:eastAsia="等线" w:hAnsi="Arial" w:cs="Arial"/>
          <w:sz w:val="22"/>
        </w:rPr>
        <w:t>日期：</w:t>
      </w:r>
      <w:r w:rsidR="00B85E40">
        <w:rPr>
          <w:rFonts w:ascii="Arial" w:eastAsia="等线" w:hAnsi="Arial" w:cs="Arial"/>
          <w:sz w:val="22"/>
        </w:rPr>
        <w:t xml:space="preserve">         </w:t>
      </w:r>
      <w:r w:rsidR="00B85E40">
        <w:rPr>
          <w:rFonts w:ascii="Arial" w:eastAsia="等线" w:hAnsi="Arial" w:cs="Arial"/>
          <w:sz w:val="22"/>
        </w:rPr>
        <w:t>年</w:t>
      </w:r>
      <w:r w:rsidR="00B85E40">
        <w:rPr>
          <w:rFonts w:ascii="Arial" w:eastAsia="等线" w:hAnsi="Arial" w:cs="Arial"/>
          <w:sz w:val="22"/>
        </w:rPr>
        <w:t xml:space="preserve">          </w:t>
      </w:r>
      <w:r w:rsidR="00B85E40">
        <w:rPr>
          <w:rFonts w:ascii="Arial" w:eastAsia="等线" w:hAnsi="Arial" w:cs="Arial"/>
          <w:sz w:val="22"/>
        </w:rPr>
        <w:t>月</w:t>
      </w:r>
      <w:r w:rsidR="00B85E40">
        <w:rPr>
          <w:rFonts w:ascii="Arial" w:eastAsia="等线" w:hAnsi="Arial" w:cs="Arial"/>
          <w:sz w:val="22"/>
        </w:rPr>
        <w:t xml:space="preserve">        </w:t>
      </w:r>
      <w:r w:rsidR="00B85E40">
        <w:rPr>
          <w:rFonts w:ascii="Arial" w:eastAsia="等线" w:hAnsi="Arial" w:cs="Arial"/>
          <w:sz w:val="22"/>
        </w:rPr>
        <w:t>日</w:t>
      </w:r>
    </w:p>
    <w:sectPr w:rsidR="00B85E40"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8" w:author="曾梅梅" w:date="2026-01-09T14:14:00Z" w:initials="曾梅梅">
    <w:p w14:paraId="73AE9879" w14:textId="346D1D84" w:rsidR="00F3249F" w:rsidRDefault="00F3249F">
      <w:pPr>
        <w:pStyle w:val="a9"/>
        <w:rPr>
          <w:rFonts w:hint="eastAsia"/>
        </w:rPr>
      </w:pPr>
      <w:r>
        <w:rPr>
          <w:rStyle w:val="a8"/>
        </w:rPr>
        <w:annotationRef/>
      </w:r>
      <w:r w:rsidR="00E439C5">
        <w:rPr>
          <w:rFonts w:hint="eastAsia"/>
        </w:rPr>
        <w:t>如何判断乙方对软件升级成功？有无相关标准？</w:t>
      </w:r>
      <w:r w:rsidR="0095699E">
        <w:rPr>
          <w:rFonts w:hint="eastAsia"/>
        </w:rPr>
        <w:t>该标准缺失容易引起双方关于是否完成服务的纠纷。</w:t>
      </w:r>
      <w:r w:rsidR="00450A7E">
        <w:rPr>
          <w:rFonts w:hint="eastAsia"/>
        </w:rPr>
        <w:t>请于6</w:t>
      </w:r>
      <w:r w:rsidR="00450A7E">
        <w:t>.2</w:t>
      </w:r>
      <w:r w:rsidR="00450A7E">
        <w:rPr>
          <w:rFonts w:hint="eastAsia"/>
        </w:rPr>
        <w:t>条补充服务标准</w:t>
      </w:r>
    </w:p>
  </w:comment>
  <w:comment w:id="14" w:author="曾梅梅" w:date="2026-01-09T15:23:00Z" w:initials="曾梅梅">
    <w:p w14:paraId="3EEFABE9" w14:textId="21EF99A6" w:rsidR="00450A7E" w:rsidRDefault="00450A7E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请据实修改、补充本项目乙方提供服务的标准</w:t>
      </w:r>
    </w:p>
  </w:comment>
  <w:comment w:id="23" w:author="曾梅梅" w:date="2026-01-09T14:16:00Z" w:initials="曾梅梅">
    <w:p w14:paraId="1D18E8F0" w14:textId="0A14DCDB" w:rsidR="00F3249F" w:rsidRDefault="00F3249F">
      <w:pPr>
        <w:pStyle w:val="a9"/>
        <w:rPr>
          <w:rFonts w:hint="eastAsia"/>
        </w:rPr>
      </w:pPr>
      <w:r>
        <w:rPr>
          <w:rStyle w:val="a8"/>
        </w:rPr>
        <w:annotationRef/>
      </w:r>
      <w:r w:rsidR="0095699E">
        <w:rPr>
          <w:rFonts w:hint="eastAsia"/>
        </w:rPr>
        <w:t>同上，对于乙方服务的标准没有清楚约定，</w:t>
      </w:r>
      <w:r w:rsidR="00F045FD">
        <w:rPr>
          <w:rFonts w:hint="eastAsia"/>
        </w:rPr>
        <w:t>导致</w:t>
      </w:r>
      <w:r w:rsidR="0095699E">
        <w:rPr>
          <w:rFonts w:hint="eastAsia"/>
        </w:rPr>
        <w:t>难以</w:t>
      </w:r>
      <w:r w:rsidR="00F045FD">
        <w:rPr>
          <w:rFonts w:hint="eastAsia"/>
        </w:rPr>
        <w:t>认定最终的服务成果是否达标、服务是否有效完成。</w:t>
      </w:r>
      <w:r w:rsidR="00450A7E">
        <w:rPr>
          <w:rFonts w:hint="eastAsia"/>
        </w:rPr>
        <w:t>请在6</w:t>
      </w:r>
      <w:r w:rsidR="00450A7E">
        <w:t>.2</w:t>
      </w:r>
      <w:r w:rsidR="00450A7E">
        <w:rPr>
          <w:rFonts w:hint="eastAsia"/>
        </w:rPr>
        <w:t>条补充服务标准</w:t>
      </w:r>
    </w:p>
  </w:comment>
  <w:comment w:id="44" w:author="曾梅梅" w:date="2026-01-09T14:11:00Z" w:initials="曾梅梅">
    <w:p w14:paraId="1B479B9C" w14:textId="32DFC3E6" w:rsidR="00F3249F" w:rsidRDefault="00F3249F">
      <w:pPr>
        <w:pStyle w:val="a9"/>
      </w:pPr>
      <w:r>
        <w:rPr>
          <w:rStyle w:val="a8"/>
        </w:rPr>
        <w:annotationRef/>
      </w:r>
      <w:r w:rsidR="00450A7E">
        <w:rPr>
          <w:rFonts w:hint="eastAsia"/>
        </w:rPr>
        <w:t>同上，请补充第</w:t>
      </w:r>
      <w:r w:rsidR="00450A7E">
        <w:t>6.2</w:t>
      </w:r>
      <w:r w:rsidR="00450A7E">
        <w:rPr>
          <w:rFonts w:hint="eastAsia"/>
        </w:rPr>
        <w:t>条质量标准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3AE9879" w15:done="0"/>
  <w15:commentEx w15:paraId="3EEFABE9" w15:done="0"/>
  <w15:commentEx w15:paraId="1D18E8F0" w15:done="0"/>
  <w15:commentEx w15:paraId="1B479B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3AE9879" w16cid:durableId="2D0B8BAD"/>
  <w16cid:commentId w16cid:paraId="3EEFABE9" w16cid:durableId="2D0B9C08"/>
  <w16cid:commentId w16cid:paraId="1D18E8F0" w16cid:durableId="2D0B8C42"/>
  <w16cid:commentId w16cid:paraId="1B479B9C" w16cid:durableId="2D0B8B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67BCE1" w14:textId="77777777" w:rsidR="00E24939" w:rsidRDefault="00E24939">
      <w:r>
        <w:separator/>
      </w:r>
    </w:p>
  </w:endnote>
  <w:endnote w:type="continuationSeparator" w:id="0">
    <w:p w14:paraId="198D4B8B" w14:textId="77777777" w:rsidR="00E24939" w:rsidRDefault="00E24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02FD5" w14:textId="77777777" w:rsidR="00E24939" w:rsidRDefault="00E24939">
      <w:r>
        <w:separator/>
      </w:r>
    </w:p>
  </w:footnote>
  <w:footnote w:type="continuationSeparator" w:id="0">
    <w:p w14:paraId="5BDDFFF9" w14:textId="77777777" w:rsidR="00E24939" w:rsidRDefault="00E249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0276"/>
    <w:multiLevelType w:val="multilevel"/>
    <w:tmpl w:val="121876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0763C3"/>
    <w:multiLevelType w:val="multilevel"/>
    <w:tmpl w:val="D8C48A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B35D24"/>
    <w:multiLevelType w:val="multilevel"/>
    <w:tmpl w:val="F7204C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F46F27"/>
    <w:multiLevelType w:val="multilevel"/>
    <w:tmpl w:val="FE3E20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A66142"/>
    <w:multiLevelType w:val="multilevel"/>
    <w:tmpl w:val="E62A9E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535A3E"/>
    <w:multiLevelType w:val="multilevel"/>
    <w:tmpl w:val="9BA233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522D03"/>
    <w:multiLevelType w:val="multilevel"/>
    <w:tmpl w:val="2468F7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EB28FF"/>
    <w:multiLevelType w:val="hybridMultilevel"/>
    <w:tmpl w:val="004A92C6"/>
    <w:lvl w:ilvl="0" w:tplc="15A0DB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BA4092"/>
    <w:multiLevelType w:val="multilevel"/>
    <w:tmpl w:val="DEECA4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A37EA6"/>
    <w:multiLevelType w:val="multilevel"/>
    <w:tmpl w:val="EDC40E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F17768"/>
    <w:multiLevelType w:val="multilevel"/>
    <w:tmpl w:val="6512DA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C20B4A"/>
    <w:multiLevelType w:val="multilevel"/>
    <w:tmpl w:val="6D3400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83022B"/>
    <w:multiLevelType w:val="multilevel"/>
    <w:tmpl w:val="D8D4CD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E496D24"/>
    <w:multiLevelType w:val="hybridMultilevel"/>
    <w:tmpl w:val="B1708BF6"/>
    <w:lvl w:ilvl="0" w:tplc="57723E34">
      <w:start w:val="4"/>
      <w:numFmt w:val="japaneseCounting"/>
      <w:lvlText w:val="%1、"/>
      <w:lvlJc w:val="left"/>
      <w:pPr>
        <w:ind w:left="648" w:hanging="648"/>
      </w:pPr>
      <w:rPr>
        <w:rFonts w:ascii="Arial" w:eastAsia="等线" w:hAnsi="Arial" w:cs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6815C2"/>
    <w:multiLevelType w:val="multilevel"/>
    <w:tmpl w:val="C9CC17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6B5A66"/>
    <w:multiLevelType w:val="multilevel"/>
    <w:tmpl w:val="633676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F210C67"/>
    <w:multiLevelType w:val="multilevel"/>
    <w:tmpl w:val="FF5025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34443C"/>
    <w:multiLevelType w:val="multilevel"/>
    <w:tmpl w:val="F6420B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137756"/>
    <w:multiLevelType w:val="multilevel"/>
    <w:tmpl w:val="C7CA35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4FD4048"/>
    <w:multiLevelType w:val="multilevel"/>
    <w:tmpl w:val="A62EA2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86C6C5C"/>
    <w:multiLevelType w:val="multilevel"/>
    <w:tmpl w:val="A872C7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9266A1"/>
    <w:multiLevelType w:val="hybridMultilevel"/>
    <w:tmpl w:val="9A3A3ABC"/>
    <w:lvl w:ilvl="0" w:tplc="CE78822E">
      <w:start w:val="2"/>
      <w:numFmt w:val="japaneseCounting"/>
      <w:lvlText w:val="%1、"/>
      <w:lvlJc w:val="left"/>
      <w:pPr>
        <w:ind w:left="648" w:hanging="648"/>
      </w:pPr>
      <w:rPr>
        <w:rFonts w:ascii="Arial" w:eastAsia="等线" w:hAnsi="Arial" w:cs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ACF045C"/>
    <w:multiLevelType w:val="multilevel"/>
    <w:tmpl w:val="C53E95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D025405"/>
    <w:multiLevelType w:val="multilevel"/>
    <w:tmpl w:val="3BBE55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57F0A91"/>
    <w:multiLevelType w:val="multilevel"/>
    <w:tmpl w:val="3DF680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73A5621"/>
    <w:multiLevelType w:val="multilevel"/>
    <w:tmpl w:val="FCE0D7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8D21022"/>
    <w:multiLevelType w:val="multilevel"/>
    <w:tmpl w:val="3A5C4B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3171631"/>
    <w:multiLevelType w:val="multilevel"/>
    <w:tmpl w:val="07CA41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BE97B87"/>
    <w:multiLevelType w:val="multilevel"/>
    <w:tmpl w:val="83CCAE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1"/>
  </w:num>
  <w:num w:numId="3">
    <w:abstractNumId w:val="8"/>
  </w:num>
  <w:num w:numId="4">
    <w:abstractNumId w:val="2"/>
  </w:num>
  <w:num w:numId="5">
    <w:abstractNumId w:val="22"/>
  </w:num>
  <w:num w:numId="6">
    <w:abstractNumId w:val="26"/>
  </w:num>
  <w:num w:numId="7">
    <w:abstractNumId w:val="28"/>
  </w:num>
  <w:num w:numId="8">
    <w:abstractNumId w:val="14"/>
  </w:num>
  <w:num w:numId="9">
    <w:abstractNumId w:val="6"/>
  </w:num>
  <w:num w:numId="10">
    <w:abstractNumId w:val="12"/>
  </w:num>
  <w:num w:numId="11">
    <w:abstractNumId w:val="4"/>
  </w:num>
  <w:num w:numId="12">
    <w:abstractNumId w:val="18"/>
  </w:num>
  <w:num w:numId="13">
    <w:abstractNumId w:val="3"/>
  </w:num>
  <w:num w:numId="14">
    <w:abstractNumId w:val="24"/>
  </w:num>
  <w:num w:numId="15">
    <w:abstractNumId w:val="9"/>
  </w:num>
  <w:num w:numId="16">
    <w:abstractNumId w:val="0"/>
  </w:num>
  <w:num w:numId="17">
    <w:abstractNumId w:val="10"/>
  </w:num>
  <w:num w:numId="18">
    <w:abstractNumId w:val="17"/>
  </w:num>
  <w:num w:numId="19">
    <w:abstractNumId w:val="15"/>
  </w:num>
  <w:num w:numId="20">
    <w:abstractNumId w:val="25"/>
  </w:num>
  <w:num w:numId="21">
    <w:abstractNumId w:val="5"/>
  </w:num>
  <w:num w:numId="22">
    <w:abstractNumId w:val="16"/>
  </w:num>
  <w:num w:numId="23">
    <w:abstractNumId w:val="23"/>
  </w:num>
  <w:num w:numId="24">
    <w:abstractNumId w:val="11"/>
  </w:num>
  <w:num w:numId="25">
    <w:abstractNumId w:val="20"/>
  </w:num>
  <w:num w:numId="26">
    <w:abstractNumId w:val="19"/>
  </w:num>
  <w:num w:numId="27">
    <w:abstractNumId w:val="13"/>
  </w:num>
  <w:num w:numId="28">
    <w:abstractNumId w:val="21"/>
  </w:num>
  <w:num w:numId="2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曾梅梅">
    <w15:presenceInfo w15:providerId="AD" w15:userId="S-1-5-21-3030374040-4248268237-721630182-35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E88"/>
    <w:rsid w:val="0015183B"/>
    <w:rsid w:val="0017492B"/>
    <w:rsid w:val="00217247"/>
    <w:rsid w:val="002D4C7A"/>
    <w:rsid w:val="003A4E88"/>
    <w:rsid w:val="003C0206"/>
    <w:rsid w:val="003F60A9"/>
    <w:rsid w:val="00432CC9"/>
    <w:rsid w:val="00450A7E"/>
    <w:rsid w:val="00504B74"/>
    <w:rsid w:val="0051794A"/>
    <w:rsid w:val="005B5171"/>
    <w:rsid w:val="00644192"/>
    <w:rsid w:val="0065370C"/>
    <w:rsid w:val="00692818"/>
    <w:rsid w:val="006A5135"/>
    <w:rsid w:val="00754405"/>
    <w:rsid w:val="007B0605"/>
    <w:rsid w:val="007C271F"/>
    <w:rsid w:val="00885E76"/>
    <w:rsid w:val="0093169A"/>
    <w:rsid w:val="0095699E"/>
    <w:rsid w:val="009C64CC"/>
    <w:rsid w:val="00A971A0"/>
    <w:rsid w:val="00B6192D"/>
    <w:rsid w:val="00B66D90"/>
    <w:rsid w:val="00B85E40"/>
    <w:rsid w:val="00CC4F27"/>
    <w:rsid w:val="00DD0545"/>
    <w:rsid w:val="00E24939"/>
    <w:rsid w:val="00E439C5"/>
    <w:rsid w:val="00EB3632"/>
    <w:rsid w:val="00F045FD"/>
    <w:rsid w:val="00F04E02"/>
    <w:rsid w:val="00F3249F"/>
    <w:rsid w:val="00FD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5BEC3"/>
  <w15:docId w15:val="{4F45381B-0A3D-4010-9DA3-9E1A48F1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81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66D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D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D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D90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04B74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504B74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504B74"/>
  </w:style>
  <w:style w:type="paragraph" w:styleId="ab">
    <w:name w:val="annotation subject"/>
    <w:basedOn w:val="a9"/>
    <w:next w:val="a9"/>
    <w:link w:val="ac"/>
    <w:uiPriority w:val="99"/>
    <w:semiHidden/>
    <w:unhideWhenUsed/>
    <w:rsid w:val="00504B74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504B7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504B74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504B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曾梅梅</cp:lastModifiedBy>
  <cp:revision>70</cp:revision>
  <dcterms:created xsi:type="dcterms:W3CDTF">2026-01-05T13:03:00Z</dcterms:created>
  <dcterms:modified xsi:type="dcterms:W3CDTF">2026-01-09T07:27:00Z</dcterms:modified>
</cp:coreProperties>
</file>